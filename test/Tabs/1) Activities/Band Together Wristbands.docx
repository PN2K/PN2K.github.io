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67A908" w14:textId="39A094CE" w:rsidR="007434FC" w:rsidRPr="00716476" w:rsidRDefault="00C5729B" w:rsidP="007434FC">
      <w:pPr>
        <w:rPr>
          <w:rFonts w:ascii="Arial" w:hAnsi="Arial" w:cs="Arial"/>
        </w:rPr>
      </w:pPr>
      <w:r w:rsidRPr="00716476">
        <w:rPr>
          <w:rFonts w:ascii="Arial" w:hAnsi="Arial" w:cs="Arial"/>
        </w:rPr>
        <w:t xml:space="preserve">Title: </w:t>
      </w:r>
      <w:r w:rsidR="007434FC" w:rsidRPr="00716476">
        <w:rPr>
          <w:rFonts w:ascii="Arial" w:hAnsi="Arial" w:cs="Arial"/>
        </w:rPr>
        <w:t>Band Together</w:t>
      </w:r>
      <w:r w:rsidR="0068006C" w:rsidRPr="00716476">
        <w:rPr>
          <w:rFonts w:ascii="Arial" w:hAnsi="Arial" w:cs="Arial"/>
        </w:rPr>
        <w:t>!</w:t>
      </w:r>
      <w:r w:rsidR="00D305BA" w:rsidRPr="00716476">
        <w:rPr>
          <w:rFonts w:ascii="Arial" w:hAnsi="Arial" w:cs="Arial"/>
        </w:rPr>
        <w:t xml:space="preserve"> (Wristbands)</w:t>
      </w:r>
    </w:p>
    <w:p w14:paraId="2CCC5EF1" w14:textId="77777777" w:rsidR="007434FC" w:rsidRPr="00716476" w:rsidRDefault="007434FC">
      <w:pPr>
        <w:rPr>
          <w:rFonts w:ascii="Arial" w:hAnsi="Arial" w:cs="Arial"/>
          <w:sz w:val="20"/>
          <w:szCs w:val="20"/>
        </w:rPr>
      </w:pPr>
    </w:p>
    <w:p w14:paraId="3D8DA756" w14:textId="7E5970C5" w:rsidR="00C5729B" w:rsidRPr="00716476" w:rsidRDefault="00C5729B">
      <w:pPr>
        <w:rPr>
          <w:rFonts w:ascii="Arial" w:hAnsi="Arial" w:cs="Arial"/>
        </w:rPr>
      </w:pPr>
      <w:r w:rsidRPr="00716476">
        <w:rPr>
          <w:rFonts w:ascii="Arial" w:hAnsi="Arial" w:cs="Arial"/>
        </w:rPr>
        <w:t xml:space="preserve">Text: </w:t>
      </w:r>
    </w:p>
    <w:p w14:paraId="4848304C" w14:textId="77777777" w:rsidR="00C5729B" w:rsidRPr="00C5729B" w:rsidRDefault="00C5729B">
      <w:pPr>
        <w:rPr>
          <w:rFonts w:ascii="Arial" w:hAnsi="Arial" w:cs="Arial"/>
        </w:rPr>
      </w:pPr>
    </w:p>
    <w:p w14:paraId="6C696C72" w14:textId="37069605" w:rsidR="0068006C" w:rsidRDefault="0068006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We have created wristbands that serve a dual purpose:</w:t>
      </w:r>
      <w:r w:rsidR="00FA1A7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(1) </w:t>
      </w:r>
      <w:r w:rsidR="00FA1A70">
        <w:rPr>
          <w:rFonts w:ascii="Arial" w:hAnsi="Arial" w:cs="Arial"/>
          <w:sz w:val="20"/>
          <w:szCs w:val="20"/>
        </w:rPr>
        <w:t>promote bicycle safety</w:t>
      </w:r>
      <w:r>
        <w:rPr>
          <w:rFonts w:ascii="Arial" w:hAnsi="Arial" w:cs="Arial"/>
          <w:sz w:val="20"/>
          <w:szCs w:val="20"/>
        </w:rPr>
        <w:t>, especially when cycling during evenings; and (2) remind us to live life fully</w:t>
      </w:r>
      <w:r w:rsidR="00FA1A70">
        <w:rPr>
          <w:rFonts w:ascii="Arial" w:hAnsi="Arial" w:cs="Arial"/>
          <w:sz w:val="20"/>
          <w:szCs w:val="20"/>
        </w:rPr>
        <w:t xml:space="preserve">. The wristbands will glow in the dark </w:t>
      </w:r>
      <w:r w:rsidR="00241763">
        <w:rPr>
          <w:rFonts w:ascii="Arial" w:hAnsi="Arial" w:cs="Arial"/>
          <w:sz w:val="20"/>
          <w:szCs w:val="20"/>
        </w:rPr>
        <w:t xml:space="preserve">to keep our wearers visible in the dark and to remind us to stay safe while on the streets. The wristbands will also be </w:t>
      </w:r>
      <w:proofErr w:type="spellStart"/>
      <w:r w:rsidR="00241763">
        <w:rPr>
          <w:rFonts w:ascii="Arial" w:hAnsi="Arial" w:cs="Arial"/>
          <w:sz w:val="20"/>
          <w:szCs w:val="20"/>
        </w:rPr>
        <w:t>debossed</w:t>
      </w:r>
      <w:proofErr w:type="spellEnd"/>
      <w:r w:rsidR="00241763">
        <w:rPr>
          <w:rFonts w:ascii="Arial" w:hAnsi="Arial" w:cs="Arial"/>
          <w:sz w:val="20"/>
          <w:szCs w:val="20"/>
        </w:rPr>
        <w:t xml:space="preserve"> with the words “Live. Laugh. Love”  -- the words that exemplify how Phyo chose to live each moment of his life.</w:t>
      </w:r>
    </w:p>
    <w:p w14:paraId="6593806D" w14:textId="77777777" w:rsidR="00FA1A70" w:rsidRPr="00716476" w:rsidRDefault="00FA1A70">
      <w:pPr>
        <w:rPr>
          <w:rFonts w:ascii="Arial" w:hAnsi="Arial" w:cs="Arial"/>
          <w:sz w:val="20"/>
          <w:szCs w:val="20"/>
        </w:rPr>
      </w:pPr>
    </w:p>
    <w:p w14:paraId="5AF389E3" w14:textId="1E991F20" w:rsidR="00C5729B" w:rsidRPr="00716476" w:rsidRDefault="00C5729B">
      <w:pPr>
        <w:rPr>
          <w:rFonts w:ascii="Arial" w:hAnsi="Arial" w:cs="Arial"/>
          <w:sz w:val="20"/>
          <w:szCs w:val="20"/>
        </w:rPr>
      </w:pPr>
      <w:ins w:id="0" w:author="Ye Yao" w:date="2013-08-13T10:14:00Z">
        <w:r w:rsidRPr="00716476">
          <w:rPr>
            <w:rFonts w:ascii="Arial" w:hAnsi="Arial" w:cs="Arial"/>
            <w:sz w:val="20"/>
            <w:szCs w:val="20"/>
          </w:rPr>
          <w:t xml:space="preserve">If you would like to purchase a wristband, </w:t>
        </w:r>
      </w:ins>
      <w:ins w:id="1" w:author="Ye Yao" w:date="2013-08-13T10:26:00Z">
        <w:r w:rsidRPr="00716476">
          <w:rPr>
            <w:rFonts w:ascii="Arial" w:hAnsi="Arial" w:cs="Arial"/>
            <w:sz w:val="20"/>
            <w:szCs w:val="20"/>
          </w:rPr>
          <w:t xml:space="preserve">please Contact Us (link to the </w:t>
        </w:r>
      </w:ins>
      <w:ins w:id="2" w:author="Ye Yao" w:date="2013-08-13T10:27:00Z">
        <w:r w:rsidRPr="00716476">
          <w:rPr>
            <w:rFonts w:ascii="Arial" w:hAnsi="Arial" w:cs="Arial"/>
            <w:sz w:val="20"/>
            <w:szCs w:val="20"/>
          </w:rPr>
          <w:t>Contact Us page). We will be setting up an Amazon sales page soon to enable users to make online purchases also.</w:t>
        </w:r>
      </w:ins>
    </w:p>
    <w:p w14:paraId="4BFDAFE4" w14:textId="77777777" w:rsidR="00C5729B" w:rsidRPr="00716476" w:rsidRDefault="00C5729B">
      <w:pPr>
        <w:rPr>
          <w:rFonts w:ascii="Arial" w:hAnsi="Arial" w:cs="Arial"/>
          <w:sz w:val="20"/>
          <w:szCs w:val="20"/>
        </w:rPr>
      </w:pPr>
    </w:p>
    <w:p w14:paraId="6067616C" w14:textId="3A7811FD" w:rsidR="00FA1A70" w:rsidRPr="00716476" w:rsidRDefault="00FA1A70">
      <w:pPr>
        <w:rPr>
          <w:rFonts w:ascii="Arial" w:hAnsi="Arial" w:cs="Arial"/>
          <w:sz w:val="20"/>
          <w:szCs w:val="20"/>
        </w:rPr>
      </w:pPr>
      <w:r w:rsidRPr="00716476">
        <w:rPr>
          <w:rFonts w:ascii="Arial" w:hAnsi="Arial" w:cs="Arial"/>
          <w:sz w:val="20"/>
          <w:szCs w:val="20"/>
        </w:rPr>
        <w:t>All funds raised will go towards</w:t>
      </w:r>
      <w:r w:rsidR="0068006C" w:rsidRPr="00716476">
        <w:rPr>
          <w:rFonts w:ascii="Arial" w:hAnsi="Arial" w:cs="Arial"/>
          <w:sz w:val="20"/>
          <w:szCs w:val="20"/>
        </w:rPr>
        <w:t xml:space="preserve"> </w:t>
      </w:r>
      <w:r w:rsidRPr="00716476">
        <w:rPr>
          <w:rFonts w:ascii="Arial" w:hAnsi="Arial" w:cs="Arial"/>
          <w:sz w:val="20"/>
          <w:szCs w:val="20"/>
        </w:rPr>
        <w:t xml:space="preserve">the nonprofit </w:t>
      </w:r>
      <w:r w:rsidR="000D04AA" w:rsidRPr="00716476">
        <w:rPr>
          <w:rFonts w:ascii="Arial" w:hAnsi="Arial" w:cs="Arial"/>
          <w:sz w:val="20"/>
          <w:szCs w:val="20"/>
        </w:rPr>
        <w:t>activities of our Foundation</w:t>
      </w:r>
      <w:r w:rsidR="0068006C" w:rsidRPr="00716476">
        <w:rPr>
          <w:rFonts w:ascii="Arial" w:hAnsi="Arial" w:cs="Arial"/>
          <w:sz w:val="20"/>
          <w:szCs w:val="20"/>
        </w:rPr>
        <w:t xml:space="preserve">. In particular, these funds will be used for the scholarships and educational </w:t>
      </w:r>
      <w:r w:rsidR="000D04AA" w:rsidRPr="00716476">
        <w:rPr>
          <w:rFonts w:ascii="Arial" w:hAnsi="Arial" w:cs="Arial"/>
          <w:sz w:val="20"/>
          <w:szCs w:val="20"/>
        </w:rPr>
        <w:t xml:space="preserve">initiatives for </w:t>
      </w:r>
      <w:r w:rsidR="0068006C" w:rsidRPr="00716476">
        <w:rPr>
          <w:rFonts w:ascii="Arial" w:hAnsi="Arial" w:cs="Arial"/>
          <w:sz w:val="20"/>
          <w:szCs w:val="20"/>
        </w:rPr>
        <w:t xml:space="preserve">our local Boston </w:t>
      </w:r>
      <w:r w:rsidR="000D04AA" w:rsidRPr="00716476">
        <w:rPr>
          <w:rFonts w:ascii="Arial" w:hAnsi="Arial" w:cs="Arial"/>
          <w:sz w:val="20"/>
          <w:szCs w:val="20"/>
        </w:rPr>
        <w:t>students</w:t>
      </w:r>
      <w:r w:rsidR="0068006C" w:rsidRPr="00716476">
        <w:rPr>
          <w:rFonts w:ascii="Arial" w:hAnsi="Arial" w:cs="Arial"/>
          <w:sz w:val="20"/>
          <w:szCs w:val="20"/>
        </w:rPr>
        <w:t xml:space="preserve"> (link to Amphibious Achievement section)</w:t>
      </w:r>
      <w:r w:rsidR="000D04AA" w:rsidRPr="00716476">
        <w:rPr>
          <w:rFonts w:ascii="Arial" w:hAnsi="Arial" w:cs="Arial"/>
          <w:sz w:val="20"/>
          <w:szCs w:val="20"/>
        </w:rPr>
        <w:t xml:space="preserve"> and Burmese </w:t>
      </w:r>
      <w:r w:rsidR="00C0286E" w:rsidRPr="00716476">
        <w:rPr>
          <w:rFonts w:ascii="Arial" w:hAnsi="Arial" w:cs="Arial"/>
          <w:sz w:val="20"/>
          <w:szCs w:val="20"/>
        </w:rPr>
        <w:t>children we are working to help</w:t>
      </w:r>
      <w:r w:rsidR="0068006C" w:rsidRPr="00716476">
        <w:rPr>
          <w:rFonts w:ascii="Arial" w:hAnsi="Arial" w:cs="Arial"/>
          <w:sz w:val="20"/>
          <w:szCs w:val="20"/>
        </w:rPr>
        <w:t xml:space="preserve"> (link to Giving Back to Burma section).</w:t>
      </w:r>
      <w:r w:rsidR="000D04AA" w:rsidRPr="00716476">
        <w:rPr>
          <w:rFonts w:ascii="Arial" w:hAnsi="Arial" w:cs="Arial"/>
          <w:sz w:val="20"/>
          <w:szCs w:val="20"/>
        </w:rPr>
        <w:t xml:space="preserve"> </w:t>
      </w:r>
    </w:p>
    <w:p w14:paraId="746804B9" w14:textId="77777777" w:rsidR="000D04AA" w:rsidRPr="00716476" w:rsidRDefault="000D04AA">
      <w:pPr>
        <w:rPr>
          <w:rFonts w:ascii="Arial" w:hAnsi="Arial" w:cs="Arial"/>
          <w:sz w:val="20"/>
          <w:szCs w:val="20"/>
        </w:rPr>
      </w:pPr>
    </w:p>
    <w:p w14:paraId="1471C1D5" w14:textId="22C1256E" w:rsidR="00C5729B" w:rsidRPr="00716476" w:rsidRDefault="00C5729B">
      <w:pPr>
        <w:rPr>
          <w:rFonts w:ascii="Arial" w:hAnsi="Arial" w:cs="Arial"/>
          <w:szCs w:val="20"/>
        </w:rPr>
      </w:pPr>
      <w:r w:rsidRPr="00716476">
        <w:rPr>
          <w:rFonts w:ascii="Arial" w:hAnsi="Arial" w:cs="Arial"/>
          <w:szCs w:val="20"/>
        </w:rPr>
        <w:t xml:space="preserve">Photos for this Section: </w:t>
      </w:r>
    </w:p>
    <w:p w14:paraId="07C8906B" w14:textId="77777777" w:rsidR="00C5729B" w:rsidRPr="00FA1A70" w:rsidRDefault="00C5729B">
      <w:pPr>
        <w:rPr>
          <w:rFonts w:ascii="Arial" w:hAnsi="Arial" w:cs="Arial"/>
          <w:color w:val="9BBB59" w:themeColor="accent3"/>
          <w:sz w:val="20"/>
          <w:szCs w:val="20"/>
        </w:rPr>
      </w:pPr>
    </w:p>
    <w:p w14:paraId="29619AEA" w14:textId="0BD982DA" w:rsidR="00FA1A70" w:rsidRDefault="000D04A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2D8CF1" wp14:editId="7D02EEBF">
            <wp:extent cx="3686029" cy="15866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92" cy="158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607A" w14:textId="64D53685" w:rsidR="00C5729B" w:rsidRDefault="00C5729B" w:rsidP="00C5729B">
      <w:pPr>
        <w:rPr>
          <w:rFonts w:ascii="Arial" w:hAnsi="Arial" w:cs="Arial"/>
          <w:sz w:val="20"/>
          <w:szCs w:val="20"/>
        </w:rPr>
      </w:pPr>
      <w:ins w:id="3" w:author="Ye Yao" w:date="2013-08-13T10:35:00Z">
        <w:r>
          <w:rPr>
            <w:rFonts w:ascii="Arial" w:hAnsi="Arial" w:cs="Arial"/>
            <w:sz w:val="20"/>
            <w:szCs w:val="20"/>
          </w:rPr>
          <w:t xml:space="preserve">*Courtesy of Google Images. The above image is not a sample item of the wristband we will be selling. We will post photos of the actual wristband as soon as we can after receiving them. </w:t>
        </w:r>
      </w:ins>
    </w:p>
    <w:p w14:paraId="1621926D" w14:textId="59EF5B7E" w:rsidR="00C5729B" w:rsidRDefault="00C5729B" w:rsidP="00C5729B">
      <w:pPr>
        <w:rPr>
          <w:rFonts w:ascii="Arial" w:hAnsi="Arial" w:cs="Arial"/>
          <w:sz w:val="20"/>
          <w:szCs w:val="20"/>
        </w:rPr>
      </w:pPr>
    </w:p>
    <w:p w14:paraId="14B24584" w14:textId="77777777" w:rsidR="00C5729B" w:rsidRDefault="00C5729B">
      <w:pPr>
        <w:rPr>
          <w:rFonts w:ascii="Arial" w:hAnsi="Arial" w:cs="Arial"/>
          <w:sz w:val="20"/>
          <w:szCs w:val="20"/>
        </w:rPr>
      </w:pPr>
    </w:p>
    <w:p w14:paraId="345919FC" w14:textId="79C67C8D" w:rsidR="00C5729B" w:rsidRDefault="00C5729B">
      <w:pPr>
        <w:rPr>
          <w:rFonts w:ascii="Arial" w:hAnsi="Arial" w:cs="Arial"/>
          <w:sz w:val="20"/>
          <w:szCs w:val="20"/>
        </w:rPr>
      </w:pPr>
      <w:bookmarkStart w:id="4" w:name="_GoBack"/>
      <w:bookmarkEnd w:id="4"/>
    </w:p>
    <w:p w14:paraId="3A3B99A8" w14:textId="76DFD2BD" w:rsidR="00C5729B" w:rsidRDefault="00C5729B">
      <w:pPr>
        <w:rPr>
          <w:rFonts w:ascii="Arial" w:hAnsi="Arial" w:cs="Arial"/>
          <w:sz w:val="20"/>
          <w:szCs w:val="20"/>
        </w:rPr>
      </w:pPr>
    </w:p>
    <w:p w14:paraId="00354BC7" w14:textId="0F08DD69" w:rsidR="00C5729B" w:rsidRDefault="00C5729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31E55E6" wp14:editId="5AE3F94D">
            <wp:extent cx="5486400" cy="2961799"/>
            <wp:effectExtent l="0" t="0" r="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A40E" w14:textId="77777777" w:rsidR="00C5729B" w:rsidRDefault="00C5729B">
      <w:pPr>
        <w:rPr>
          <w:rFonts w:ascii="Arial" w:hAnsi="Arial" w:cs="Arial"/>
          <w:sz w:val="20"/>
          <w:szCs w:val="20"/>
        </w:rPr>
      </w:pPr>
    </w:p>
    <w:p w14:paraId="18F74DAB" w14:textId="77777777" w:rsidR="00C5729B" w:rsidRPr="00C5729B" w:rsidRDefault="00C5729B">
      <w:pPr>
        <w:rPr>
          <w:rFonts w:ascii="Arial" w:hAnsi="Arial" w:cs="Arial"/>
          <w:sz w:val="20"/>
          <w:szCs w:val="20"/>
        </w:rPr>
      </w:pPr>
    </w:p>
    <w:p w14:paraId="11F1E2B2" w14:textId="62997F2E" w:rsidR="00C5729B" w:rsidRPr="00C5729B" w:rsidRDefault="00C5729B">
      <w:pPr>
        <w:rPr>
          <w:rFonts w:ascii="Arial" w:hAnsi="Arial" w:cs="Arial"/>
          <w:color w:val="9BBB59" w:themeColor="accent3"/>
          <w:szCs w:val="20"/>
        </w:rPr>
      </w:pPr>
      <w:r w:rsidRPr="00C5729B">
        <w:rPr>
          <w:rFonts w:ascii="Arial" w:hAnsi="Arial" w:cs="Arial"/>
          <w:color w:val="9BBB59" w:themeColor="accent3"/>
          <w:szCs w:val="20"/>
        </w:rPr>
        <w:t>*</w:t>
      </w:r>
      <w:r>
        <w:rPr>
          <w:rFonts w:ascii="Arial" w:hAnsi="Arial" w:cs="Arial"/>
          <w:color w:val="9BBB59" w:themeColor="accent3"/>
          <w:szCs w:val="20"/>
        </w:rPr>
        <w:t xml:space="preserve">Additional </w:t>
      </w:r>
      <w:r w:rsidRPr="00C5729B">
        <w:rPr>
          <w:rFonts w:ascii="Arial" w:hAnsi="Arial" w:cs="Arial"/>
          <w:color w:val="9BBB59" w:themeColor="accent3"/>
          <w:szCs w:val="20"/>
        </w:rPr>
        <w:t xml:space="preserve">comments: </w:t>
      </w:r>
    </w:p>
    <w:p w14:paraId="1B981E5C" w14:textId="0984078B" w:rsidR="00C5729B" w:rsidRPr="00C5729B" w:rsidRDefault="00C5729B">
      <w:pPr>
        <w:rPr>
          <w:rFonts w:ascii="Arial" w:hAnsi="Arial" w:cs="Arial"/>
          <w:color w:val="9BBB59" w:themeColor="accent3"/>
          <w:szCs w:val="20"/>
        </w:rPr>
      </w:pPr>
      <w:r w:rsidRPr="00C5729B">
        <w:rPr>
          <w:rFonts w:ascii="Arial" w:hAnsi="Arial" w:cs="Arial"/>
          <w:color w:val="9BBB59" w:themeColor="accent3"/>
          <w:szCs w:val="20"/>
        </w:rPr>
        <w:t>Ye: I set up the amazon account page using our Gmail account. Once the wristband negotiations are settled, we can order, post photos, and start selling with this Amazon account.</w:t>
      </w:r>
    </w:p>
    <w:p w14:paraId="4BEB513A" w14:textId="77777777" w:rsidR="00C5729B" w:rsidRPr="00C5729B" w:rsidRDefault="00C5729B">
      <w:pPr>
        <w:rPr>
          <w:rFonts w:ascii="Arial" w:hAnsi="Arial" w:cs="Arial"/>
          <w:color w:val="9BBB59" w:themeColor="accent3"/>
          <w:szCs w:val="20"/>
        </w:rPr>
      </w:pPr>
    </w:p>
    <w:p w14:paraId="3BA55AC8" w14:textId="6BB13E5F" w:rsidR="000D04AA" w:rsidRPr="000D04AA" w:rsidRDefault="000D04AA" w:rsidP="00203B1A">
      <w:pPr>
        <w:rPr>
          <w:rFonts w:ascii="Arial" w:hAnsi="Arial" w:cs="Arial"/>
          <w:color w:val="9BBB59" w:themeColor="accent3"/>
          <w:sz w:val="20"/>
          <w:szCs w:val="20"/>
        </w:rPr>
      </w:pPr>
      <w:r w:rsidRPr="00C5729B">
        <w:rPr>
          <w:rFonts w:ascii="Arial" w:hAnsi="Arial" w:cs="Arial"/>
          <w:color w:val="9BBB59" w:themeColor="accent3"/>
          <w:sz w:val="20"/>
          <w:szCs w:val="20"/>
        </w:rPr>
        <w:t xml:space="preserve">// </w:t>
      </w:r>
      <w:proofErr w:type="gramStart"/>
      <w:r w:rsidRPr="00C5729B">
        <w:rPr>
          <w:rFonts w:ascii="Arial" w:hAnsi="Arial" w:cs="Arial"/>
          <w:color w:val="9BBB59" w:themeColor="accent3"/>
          <w:sz w:val="20"/>
          <w:szCs w:val="20"/>
        </w:rPr>
        <w:t>when</w:t>
      </w:r>
      <w:proofErr w:type="gramEnd"/>
      <w:r w:rsidRPr="00C5729B">
        <w:rPr>
          <w:rFonts w:ascii="Arial" w:hAnsi="Arial" w:cs="Arial"/>
          <w:color w:val="9BBB59" w:themeColor="accent3"/>
          <w:sz w:val="20"/>
          <w:szCs w:val="20"/>
        </w:rPr>
        <w:t xml:space="preserve"> we</w:t>
      </w:r>
      <w:r>
        <w:rPr>
          <w:rFonts w:ascii="Arial" w:hAnsi="Arial" w:cs="Arial"/>
          <w:color w:val="9BBB59" w:themeColor="accent3"/>
          <w:sz w:val="20"/>
          <w:szCs w:val="20"/>
        </w:rPr>
        <w:t xml:space="preserve"> get the actual wristband, we should use actual example photos from our wristband</w:t>
      </w:r>
      <w:r w:rsidR="008F201B">
        <w:rPr>
          <w:rFonts w:ascii="Arial" w:hAnsi="Arial" w:cs="Arial"/>
          <w:color w:val="9BBB59" w:themeColor="accent3"/>
          <w:sz w:val="20"/>
          <w:szCs w:val="20"/>
        </w:rPr>
        <w:t xml:space="preserve">. Source for the above image is here: </w:t>
      </w:r>
      <w:hyperlink r:id="rId8" w:history="1">
        <w:r w:rsidR="008F201B" w:rsidRPr="00944139">
          <w:rPr>
            <w:rStyle w:val="Hyperlink"/>
            <w:rFonts w:ascii="Arial" w:hAnsi="Arial" w:cs="Arial"/>
            <w:sz w:val="20"/>
            <w:szCs w:val="20"/>
          </w:rPr>
          <w:t>http://www.gophoto.it/view.php?i=http://image.made-in-china.com/2f0j00YekaKprzgBbM/Glow-in-The-Dark-Silicone-Wristband.jpg</w:t>
        </w:r>
      </w:hyperlink>
      <w:r w:rsidR="009223DA">
        <w:rPr>
          <w:rFonts w:ascii="Arial" w:hAnsi="Arial" w:cs="Arial"/>
          <w:color w:val="9BBB59" w:themeColor="accent3"/>
          <w:sz w:val="20"/>
          <w:szCs w:val="20"/>
        </w:rPr>
        <w:t xml:space="preserve"> and here: </w:t>
      </w:r>
      <w:hyperlink r:id="rId9" w:history="1">
        <w:r w:rsidR="009223DA" w:rsidRPr="00944139">
          <w:rPr>
            <w:rStyle w:val="Hyperlink"/>
            <w:rFonts w:ascii="Arial" w:hAnsi="Arial" w:cs="Arial"/>
            <w:sz w:val="20"/>
            <w:szCs w:val="20"/>
          </w:rPr>
          <w:t>http://ruilan.en.made-in-china.com/product/BqomhWnbreks/China-Glow-in-The-Dark-Silicone-Wristband.html</w:t>
        </w:r>
      </w:hyperlink>
      <w:r w:rsidR="009223DA">
        <w:rPr>
          <w:rFonts w:ascii="Arial" w:hAnsi="Arial" w:cs="Arial"/>
          <w:color w:val="9BBB59" w:themeColor="accent3"/>
          <w:sz w:val="20"/>
          <w:szCs w:val="20"/>
        </w:rPr>
        <w:t xml:space="preserve"> </w:t>
      </w:r>
    </w:p>
    <w:p w14:paraId="580E37CD" w14:textId="334177CE" w:rsidR="000D04AA" w:rsidRPr="000D04AA" w:rsidRDefault="000D04AA" w:rsidP="000D04AA">
      <w:pPr>
        <w:pStyle w:val="ListParagraph"/>
        <w:ind w:left="0"/>
        <w:rPr>
          <w:rFonts w:ascii="Arial" w:hAnsi="Arial" w:cs="Arial"/>
          <w:color w:val="9BBB59" w:themeColor="accent3"/>
          <w:sz w:val="20"/>
          <w:szCs w:val="20"/>
        </w:rPr>
      </w:pPr>
      <w:r>
        <w:rPr>
          <w:rFonts w:ascii="Arial" w:hAnsi="Arial" w:cs="Arial"/>
          <w:color w:val="9BBB59" w:themeColor="accent3"/>
          <w:sz w:val="20"/>
          <w:szCs w:val="20"/>
        </w:rPr>
        <w:t xml:space="preserve"> </w:t>
      </w:r>
    </w:p>
    <w:sectPr w:rsidR="000D04AA" w:rsidRPr="000D04AA" w:rsidSect="00D96BE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871497"/>
    <w:multiLevelType w:val="hybridMultilevel"/>
    <w:tmpl w:val="59D6F57A"/>
    <w:lvl w:ilvl="0" w:tplc="A9DABE42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34FC"/>
    <w:rsid w:val="000D04AA"/>
    <w:rsid w:val="00203B1A"/>
    <w:rsid w:val="00241763"/>
    <w:rsid w:val="002615FF"/>
    <w:rsid w:val="004E2EE6"/>
    <w:rsid w:val="0068006C"/>
    <w:rsid w:val="00716476"/>
    <w:rsid w:val="007434FC"/>
    <w:rsid w:val="008B2D2A"/>
    <w:rsid w:val="008F201B"/>
    <w:rsid w:val="009223DA"/>
    <w:rsid w:val="00C0286E"/>
    <w:rsid w:val="00C5729B"/>
    <w:rsid w:val="00D305BA"/>
    <w:rsid w:val="00D96BE3"/>
    <w:rsid w:val="00FA1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2A8D0E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4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04A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4A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F201B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8006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00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00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006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006C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5729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4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04A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4A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F201B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8006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00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00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006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006C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5729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9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gophoto.it/view.php?i=http://image.made-in-china.com/2f0j00YekaKprzgBbM/Glow-in-The-Dark-Silicone-Wristband.jpg" TargetMode="External"/><Relationship Id="rId9" Type="http://schemas.openxmlformats.org/officeDocument/2006/relationships/hyperlink" Target="http://ruilan.en.made-in-china.com/product/BqomhWnbreks/China-Glow-in-The-Dark-Silicone-Wristband.html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305</Words>
  <Characters>1742</Characters>
  <Application>Microsoft Macintosh Word</Application>
  <DocSecurity>0</DocSecurity>
  <Lines>14</Lines>
  <Paragraphs>4</Paragraphs>
  <ScaleCrop>false</ScaleCrop>
  <Company>MIT</Company>
  <LinksUpToDate>false</LinksUpToDate>
  <CharactersWithSpaces>2043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Yao</dc:creator>
  <cp:keywords/>
  <dc:description/>
  <cp:lastModifiedBy>Mercado Carmel</cp:lastModifiedBy>
  <cp:revision>11</cp:revision>
  <dcterms:created xsi:type="dcterms:W3CDTF">2013-08-12T04:19:00Z</dcterms:created>
  <dcterms:modified xsi:type="dcterms:W3CDTF">2013-08-14T04:22:00Z</dcterms:modified>
</cp:coreProperties>
</file>