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4C0D02" w14:textId="77777777" w:rsidR="00130283" w:rsidRDefault="00130283" w:rsidP="00130283">
      <w:pPr>
        <w:rPr>
          <w:rFonts w:ascii="Cambria" w:hAnsi="Cambria"/>
        </w:rPr>
      </w:pPr>
      <w:r>
        <w:rPr>
          <w:rFonts w:ascii="Cambria" w:hAnsi="Cambria"/>
        </w:rPr>
        <w:t xml:space="preserve">Title: </w:t>
      </w:r>
      <w:proofErr w:type="spellStart"/>
      <w:r>
        <w:rPr>
          <w:rFonts w:ascii="Cambria" w:hAnsi="Cambria"/>
        </w:rPr>
        <w:t>Kyaw</w:t>
      </w:r>
      <w:proofErr w:type="spellEnd"/>
      <w:r>
        <w:rPr>
          <w:rFonts w:ascii="Cambria" w:hAnsi="Cambria"/>
        </w:rPr>
        <w:t xml:space="preserve"> Family Memorial Album</w:t>
      </w:r>
    </w:p>
    <w:p w14:paraId="719BCB08" w14:textId="77777777" w:rsidR="00130283" w:rsidRDefault="00130283" w:rsidP="00130283"/>
    <w:p w14:paraId="00C8F2C9" w14:textId="77777777" w:rsidR="00130283" w:rsidRDefault="00130283" w:rsidP="00130283">
      <w:r>
        <w:t>Photo for Section:</w:t>
      </w:r>
    </w:p>
    <w:p w14:paraId="3816CCAE" w14:textId="77777777" w:rsidR="00130283" w:rsidRDefault="00130283" w:rsidP="00130283">
      <w:r>
        <w:rPr>
          <w:noProof/>
        </w:rPr>
        <w:drawing>
          <wp:inline distT="0" distB="0" distL="0" distR="0" wp14:anchorId="0A4D99EA" wp14:editId="5E165E47">
            <wp:extent cx="3664348" cy="3677920"/>
            <wp:effectExtent l="0" t="0" r="0" b="5080"/>
            <wp:docPr id="2" name="Picture 2" descr="Macintosh HD:Users:Carmel:Pictures:iPhoto Library:Modified:2012:May 7, 2012:Phyo Album_Merc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armel:Pictures:iPhoto Library:Modified:2012:May 7, 2012:Phyo Album_Mercad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348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09E0" w14:textId="77777777" w:rsidR="00130283" w:rsidRDefault="00130283" w:rsidP="00130283"/>
    <w:p w14:paraId="5202B36F" w14:textId="77777777" w:rsidR="00130283" w:rsidRDefault="00130283" w:rsidP="00130283">
      <w:r>
        <w:t>Text:</w:t>
      </w:r>
    </w:p>
    <w:p w14:paraId="4CAA9A17" w14:textId="77777777" w:rsidR="00130283" w:rsidRPr="005905A4" w:rsidRDefault="00130283" w:rsidP="00130283">
      <w:pPr>
        <w:rPr>
          <w:b/>
        </w:rPr>
      </w:pPr>
      <w:proofErr w:type="spellStart"/>
      <w:r>
        <w:rPr>
          <w:b/>
        </w:rPr>
        <w:t>Kyaw</w:t>
      </w:r>
      <w:proofErr w:type="spellEnd"/>
      <w:r>
        <w:rPr>
          <w:b/>
        </w:rPr>
        <w:t xml:space="preserve"> Family Memorial Album</w:t>
      </w:r>
    </w:p>
    <w:p w14:paraId="47E64C5B" w14:textId="77777777" w:rsidR="00130283" w:rsidRDefault="00130283" w:rsidP="00130283">
      <w:r>
        <w:t xml:space="preserve">In Phyo's memory, a memorial album – containing photo collages, poems, stories, and other creative pieces by Phyo’s friends – was created and sent to the </w:t>
      </w:r>
      <w:proofErr w:type="spellStart"/>
      <w:r>
        <w:t>Kyaw</w:t>
      </w:r>
      <w:proofErr w:type="spellEnd"/>
      <w:r>
        <w:t xml:space="preserve"> family who lives in Burma</w:t>
      </w:r>
      <w:r w:rsidRPr="005905A4">
        <w:t xml:space="preserve">. </w:t>
      </w:r>
      <w:r>
        <w:t>We thank everyone who has participated thus far for your thoughtfulness and kind efforts!</w:t>
      </w:r>
    </w:p>
    <w:p w14:paraId="690C1D64" w14:textId="77777777" w:rsidR="00130283" w:rsidRDefault="00130283" w:rsidP="00130283"/>
    <w:p w14:paraId="10D07978" w14:textId="134E3720" w:rsidR="00130283" w:rsidRDefault="00130283" w:rsidP="00130283">
      <w:r>
        <w:t xml:space="preserve">This album is an ongoing project and will continue until the album fills up. There are currently a limited number of spots left. </w:t>
      </w:r>
      <w:r w:rsidRPr="005905A4">
        <w:t>If you want to be part of this album, please email</w:t>
      </w:r>
      <w:r>
        <w:t xml:space="preserve"> us (</w:t>
      </w:r>
      <w:r w:rsidR="009E0688">
        <w:t xml:space="preserve">link to </w:t>
      </w:r>
      <w:r>
        <w:t>pnnk-director@mit.edu)</w:t>
      </w:r>
      <w:r w:rsidRPr="005905A4">
        <w:t xml:space="preserve"> and we will </w:t>
      </w:r>
      <w:r>
        <w:t xml:space="preserve">be glad to </w:t>
      </w:r>
      <w:r w:rsidRPr="005905A4">
        <w:t>send you further info</w:t>
      </w:r>
      <w:r>
        <w:t xml:space="preserve">rmation. </w:t>
      </w:r>
      <w:ins w:id="0" w:author="Mercado Carmel" w:date="2013-08-14T16:17:00Z">
        <w:r w:rsidR="00DD4C4B">
          <w:t>When you complete your album page, you will have the option to have your page displayed here on the website as well</w:t>
        </w:r>
      </w:ins>
      <w:r w:rsidR="00DD4C4B">
        <w:t>!</w:t>
      </w:r>
    </w:p>
    <w:p w14:paraId="28D0B8E7" w14:textId="77777777" w:rsidR="00130283" w:rsidRDefault="00130283" w:rsidP="00130283"/>
    <w:p w14:paraId="6A523442" w14:textId="77777777" w:rsidR="00130283" w:rsidRPr="00DD4C4B" w:rsidRDefault="00130283" w:rsidP="00130283">
      <w:pPr>
        <w:rPr>
          <w:color w:val="9BBB59" w:themeColor="accent3"/>
        </w:rPr>
      </w:pPr>
      <w:r w:rsidRPr="00DD4C4B">
        <w:rPr>
          <w:color w:val="9BBB59" w:themeColor="accent3"/>
        </w:rPr>
        <w:t>Comment:</w:t>
      </w:r>
    </w:p>
    <w:p w14:paraId="6EABA69C" w14:textId="77777777" w:rsidR="00D6272D" w:rsidRPr="00DD4C4B" w:rsidRDefault="009E0688">
      <w:pPr>
        <w:rPr>
          <w:color w:val="9BBB59" w:themeColor="accent3"/>
        </w:rPr>
      </w:pPr>
      <w:r w:rsidRPr="00DD4C4B">
        <w:rPr>
          <w:color w:val="9BBB59" w:themeColor="accent3"/>
        </w:rPr>
        <w:t xml:space="preserve">** Can we add a photo gallery of some of the pages to this section? </w:t>
      </w:r>
    </w:p>
    <w:p w14:paraId="4A239852" w14:textId="77777777" w:rsidR="009E0688" w:rsidRPr="00DD4C4B" w:rsidRDefault="009E0688">
      <w:pPr>
        <w:rPr>
          <w:color w:val="9BBB59" w:themeColor="accent3"/>
        </w:rPr>
      </w:pPr>
    </w:p>
    <w:p w14:paraId="5297601F" w14:textId="21B7AD3B" w:rsidR="009E0688" w:rsidRPr="00DD4C4B" w:rsidRDefault="009E0688">
      <w:pPr>
        <w:rPr>
          <w:color w:val="9BBB59" w:themeColor="accent3"/>
        </w:rPr>
      </w:pPr>
      <w:r w:rsidRPr="00DD4C4B">
        <w:rPr>
          <w:color w:val="9BBB59" w:themeColor="accent3"/>
        </w:rPr>
        <w:t xml:space="preserve">Link to </w:t>
      </w:r>
      <w:proofErr w:type="spellStart"/>
      <w:r w:rsidRPr="00DD4C4B">
        <w:rPr>
          <w:color w:val="9BBB59" w:themeColor="accent3"/>
        </w:rPr>
        <w:t>Dropbox</w:t>
      </w:r>
      <w:proofErr w:type="spellEnd"/>
      <w:r w:rsidR="00DD4C4B">
        <w:rPr>
          <w:color w:val="9BBB59" w:themeColor="accent3"/>
        </w:rPr>
        <w:t xml:space="preserve"> folder</w:t>
      </w:r>
      <w:bookmarkStart w:id="1" w:name="_GoBack"/>
      <w:bookmarkEnd w:id="1"/>
      <w:r w:rsidR="00DD4C4B">
        <w:rPr>
          <w:color w:val="9BBB59" w:themeColor="accent3"/>
        </w:rPr>
        <w:t xml:space="preserve"> “Sheet of Memories”</w:t>
      </w:r>
      <w:r w:rsidRPr="00DD4C4B">
        <w:rPr>
          <w:color w:val="9BBB59" w:themeColor="accent3"/>
        </w:rPr>
        <w:t xml:space="preserve">: </w:t>
      </w:r>
      <w:hyperlink r:id="rId6" w:history="1">
        <w:r w:rsidRPr="00DD4C4B">
          <w:rPr>
            <w:rStyle w:val="Hyperlink"/>
            <w:color w:val="9BBB59" w:themeColor="accent3"/>
          </w:rPr>
          <w:t>https://www.dropbox.com/sh/hkh5mg5ulltbce3/Pg_1Mb2RAf</w:t>
        </w:r>
      </w:hyperlink>
    </w:p>
    <w:p w14:paraId="144F7967" w14:textId="77777777" w:rsidR="009E0688" w:rsidRPr="00DD4C4B" w:rsidRDefault="009E0688">
      <w:pPr>
        <w:rPr>
          <w:color w:val="9BBB59" w:themeColor="accent3"/>
        </w:rPr>
      </w:pPr>
    </w:p>
    <w:p w14:paraId="47F12CB9" w14:textId="58BB3A47" w:rsidR="009E0688" w:rsidRPr="00DD4C4B" w:rsidRDefault="009E0688">
      <w:pPr>
        <w:rPr>
          <w:color w:val="9BBB59" w:themeColor="accent3"/>
        </w:rPr>
      </w:pPr>
      <w:r w:rsidRPr="00DD4C4B">
        <w:rPr>
          <w:color w:val="9BBB59" w:themeColor="accent3"/>
        </w:rPr>
        <w:t>Photos to i</w:t>
      </w:r>
      <w:r w:rsidR="00DD4C4B">
        <w:rPr>
          <w:color w:val="9BBB59" w:themeColor="accent3"/>
        </w:rPr>
        <w:t>nclude in gallery: everything in</w:t>
      </w:r>
      <w:r w:rsidRPr="00DD4C4B">
        <w:rPr>
          <w:color w:val="9BBB59" w:themeColor="accent3"/>
        </w:rPr>
        <w:t xml:space="preserve"> “Notes” (except the rtf if formatting is difficult) and “Pictures” sub-folders.</w:t>
      </w:r>
    </w:p>
    <w:sectPr w:rsidR="009E0688" w:rsidRPr="00DD4C4B" w:rsidSect="00D6272D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283"/>
    <w:rsid w:val="00130283"/>
    <w:rsid w:val="00594B30"/>
    <w:rsid w:val="00622137"/>
    <w:rsid w:val="009E0688"/>
    <w:rsid w:val="00D6272D"/>
    <w:rsid w:val="00DD4C4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8FD4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2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28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068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94B3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4B3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4B3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4B3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4B30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2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28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068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94B3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4B3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4B3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4B3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4B3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s://www.dropbox.com/sh/hkh5mg5ulltbce3/Pg_1Mb2RAf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167</Words>
  <Characters>958</Characters>
  <Application>Microsoft Macintosh Word</Application>
  <DocSecurity>0</DocSecurity>
  <Lines>7</Lines>
  <Paragraphs>2</Paragraphs>
  <ScaleCrop>false</ScaleCrop>
  <Company>market.profundities</Company>
  <LinksUpToDate>false</LinksUpToDate>
  <CharactersWithSpaces>1123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Mercado Carmel</dc:creator>
  <cp:keywords/>
  <dc:description/>
  <cp:lastModifiedBy>Mercado Carmel</cp:lastModifiedBy>
  <cp:revision>5</cp:revision>
  <dcterms:created xsi:type="dcterms:W3CDTF">2013-08-11T23:51:00Z</dcterms:created>
  <dcterms:modified xsi:type="dcterms:W3CDTF">2013-08-14T20:19:00Z</dcterms:modified>
</cp:coreProperties>
</file>