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9C093" w14:textId="65BC4625" w:rsidR="007C72AF" w:rsidRDefault="007C72AF" w:rsidP="00535A23">
      <w:r>
        <w:t xml:space="preserve">Title: </w:t>
      </w:r>
      <w:r w:rsidR="00C81C08">
        <w:t xml:space="preserve">Partnering with </w:t>
      </w:r>
      <w:r>
        <w:t xml:space="preserve">MIT Amphibious Achievement </w:t>
      </w:r>
    </w:p>
    <w:p w14:paraId="0F2C977E" w14:textId="77777777" w:rsidR="007C72AF" w:rsidRDefault="007C72AF" w:rsidP="00535A23"/>
    <w:p w14:paraId="03709EC2" w14:textId="02DBD648" w:rsidR="007C72AF" w:rsidRDefault="007C72AF" w:rsidP="00535A23">
      <w:pPr>
        <w:rPr>
          <w:ins w:id="0" w:author="Ye Yao" w:date="2013-08-13T08:19:00Z"/>
        </w:rPr>
      </w:pPr>
      <w:r>
        <w:t xml:space="preserve">Photos for Section: </w:t>
      </w:r>
    </w:p>
    <w:p w14:paraId="7F52F106" w14:textId="3AAB2236" w:rsidR="00610285" w:rsidRDefault="00610285" w:rsidP="00535A23">
      <w:pPr>
        <w:rPr>
          <w:noProof/>
        </w:rPr>
      </w:pPr>
      <w:ins w:id="1" w:author="Ye Yao" w:date="2013-08-13T08:19:00Z">
        <w:r>
          <w:t>UPDATE (Ye): New photos chos</w:t>
        </w:r>
      </w:ins>
      <w:ins w:id="2" w:author="Ye Yao" w:date="2013-08-13T08:22:00Z">
        <w:r>
          <w:t>en are shown below.</w:t>
        </w:r>
      </w:ins>
      <w:r>
        <w:t xml:space="preserve"> </w:t>
      </w:r>
    </w:p>
    <w:p w14:paraId="04523197" w14:textId="77777777" w:rsidR="00610285" w:rsidRDefault="00610285" w:rsidP="00535A23">
      <w:pPr>
        <w:rPr>
          <w:noProof/>
        </w:rPr>
      </w:pPr>
    </w:p>
    <w:p w14:paraId="7664F948" w14:textId="2BF58092" w:rsidR="00610285" w:rsidRDefault="00610285" w:rsidP="00535A23">
      <w:r w:rsidRPr="00610285">
        <w:rPr>
          <w:noProof/>
        </w:rPr>
        <w:drawing>
          <wp:inline distT="0" distB="0" distL="0" distR="0" wp14:anchorId="3750D67D" wp14:editId="6CCFEA0D">
            <wp:extent cx="5486400" cy="3657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7F7852" w14:textId="2FE30F5B" w:rsidR="007C72AF" w:rsidRDefault="00610285" w:rsidP="007C72AF">
      <w:pPr>
        <w:pStyle w:val="NormalWeb"/>
        <w:spacing w:before="0" w:beforeAutospacing="0" w:after="0" w:afterAutospacing="0"/>
        <w:textAlignment w:val="baseline"/>
        <w:rPr>
          <w:rFonts w:ascii="Arial" w:hAnsi="Arial"/>
          <w:bCs/>
        </w:rPr>
      </w:pPr>
      <w:r>
        <w:rPr>
          <w:rFonts w:ascii="Arial" w:hAnsi="Arial"/>
          <w:bCs/>
          <w:noProof/>
        </w:rPr>
        <w:drawing>
          <wp:inline distT="0" distB="0" distL="0" distR="0" wp14:anchorId="08590162" wp14:editId="7DF023DC">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52559E4" w14:textId="39ECB021" w:rsidR="00610285" w:rsidRDefault="00610285" w:rsidP="007C72AF">
      <w:pPr>
        <w:pStyle w:val="NormalWeb"/>
        <w:spacing w:before="0" w:beforeAutospacing="0" w:after="0" w:afterAutospacing="0"/>
        <w:textAlignment w:val="baseline"/>
        <w:rPr>
          <w:rFonts w:ascii="Arial" w:hAnsi="Arial"/>
          <w:bCs/>
        </w:rPr>
      </w:pPr>
      <w:r>
        <w:rPr>
          <w:rFonts w:ascii="Arial" w:hAnsi="Arial"/>
          <w:bCs/>
          <w:noProof/>
        </w:rPr>
        <w:lastRenderedPageBreak/>
        <w:drawing>
          <wp:inline distT="0" distB="0" distL="0" distR="0" wp14:anchorId="43299A7A" wp14:editId="6F33619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A37DA6D" w14:textId="2134E582" w:rsidR="007C72AF" w:rsidRDefault="007C72AF" w:rsidP="007C72AF">
      <w:pPr>
        <w:pStyle w:val="NormalWeb"/>
        <w:spacing w:before="0" w:beforeAutospacing="0" w:after="0" w:afterAutospacing="0"/>
        <w:textAlignment w:val="baseline"/>
        <w:rPr>
          <w:rFonts w:ascii="Arial" w:hAnsi="Arial"/>
          <w:bCs/>
        </w:rPr>
      </w:pPr>
    </w:p>
    <w:p w14:paraId="51C54F4E" w14:textId="4E2EF555" w:rsidR="00610285" w:rsidRDefault="00610285" w:rsidP="007C72AF">
      <w:pPr>
        <w:pStyle w:val="NormalWeb"/>
        <w:spacing w:before="0" w:beforeAutospacing="0" w:after="0" w:afterAutospacing="0"/>
        <w:textAlignment w:val="baseline"/>
        <w:rPr>
          <w:rFonts w:ascii="Arial" w:hAnsi="Arial"/>
          <w:bCs/>
        </w:rPr>
      </w:pPr>
      <w:r>
        <w:rPr>
          <w:rFonts w:ascii="Arial" w:hAnsi="Arial"/>
          <w:bCs/>
          <w:noProof/>
        </w:rPr>
        <w:drawing>
          <wp:inline distT="0" distB="0" distL="0" distR="0" wp14:anchorId="7E30E1F1" wp14:editId="100CB274">
            <wp:extent cx="5486400" cy="36502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0285"/>
                    </a:xfrm>
                    <a:prstGeom prst="rect">
                      <a:avLst/>
                    </a:prstGeom>
                    <a:noFill/>
                    <a:ln>
                      <a:noFill/>
                    </a:ln>
                  </pic:spPr>
                </pic:pic>
              </a:graphicData>
            </a:graphic>
          </wp:inline>
        </w:drawing>
      </w:r>
    </w:p>
    <w:p w14:paraId="1BC34C02" w14:textId="7C972FCD" w:rsidR="007C72AF" w:rsidRDefault="007C72AF" w:rsidP="007C72AF">
      <w:pPr>
        <w:pStyle w:val="NormalWeb"/>
        <w:spacing w:before="0" w:beforeAutospacing="0" w:after="0" w:afterAutospacing="0"/>
        <w:textAlignment w:val="baseline"/>
      </w:pPr>
      <w:r w:rsidRPr="009B30E5">
        <w:t xml:space="preserve"> </w:t>
      </w:r>
    </w:p>
    <w:p w14:paraId="7F13E001" w14:textId="0555707D" w:rsidR="007C72AF" w:rsidRDefault="007C72AF" w:rsidP="007C72AF">
      <w:pPr>
        <w:pStyle w:val="NormalWeb"/>
        <w:spacing w:before="0" w:beforeAutospacing="0" w:after="0" w:afterAutospacing="0"/>
        <w:textAlignment w:val="baseline"/>
        <w:rPr>
          <w:rFonts w:ascii="Arial" w:hAnsi="Arial"/>
          <w:bCs/>
        </w:rPr>
      </w:pPr>
    </w:p>
    <w:p w14:paraId="523E7115" w14:textId="08BD5CB9" w:rsidR="007C72AF" w:rsidRDefault="00610285" w:rsidP="00535A23">
      <w:r>
        <w:rPr>
          <w:noProof/>
        </w:rPr>
        <w:drawing>
          <wp:inline distT="0" distB="0" distL="0" distR="0" wp14:anchorId="787BA753" wp14:editId="511B1B8D">
            <wp:extent cx="5486400" cy="4111142"/>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1142"/>
                    </a:xfrm>
                    <a:prstGeom prst="rect">
                      <a:avLst/>
                    </a:prstGeom>
                    <a:noFill/>
                    <a:ln>
                      <a:noFill/>
                    </a:ln>
                  </pic:spPr>
                </pic:pic>
              </a:graphicData>
            </a:graphic>
          </wp:inline>
        </w:drawing>
      </w:r>
    </w:p>
    <w:p w14:paraId="0668C253" w14:textId="766D3CB5" w:rsidR="007C72AF" w:rsidRDefault="007C72AF" w:rsidP="00535A23"/>
    <w:p w14:paraId="4EB7709F" w14:textId="36F4010B" w:rsidR="00E304AB" w:rsidRDefault="00E304AB" w:rsidP="00535A23"/>
    <w:p w14:paraId="7772FB76" w14:textId="22ABE16E" w:rsidR="00E304AB" w:rsidRDefault="00E304AB" w:rsidP="00535A23">
      <w:r>
        <w:rPr>
          <w:noProof/>
        </w:rPr>
        <w:drawing>
          <wp:inline distT="0" distB="0" distL="0" distR="0" wp14:anchorId="4780C233" wp14:editId="207E2706">
            <wp:extent cx="5019040" cy="3312160"/>
            <wp:effectExtent l="0" t="0" r="1016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040" cy="3312160"/>
                    </a:xfrm>
                    <a:prstGeom prst="rect">
                      <a:avLst/>
                    </a:prstGeom>
                    <a:noFill/>
                    <a:ln>
                      <a:noFill/>
                    </a:ln>
                  </pic:spPr>
                </pic:pic>
              </a:graphicData>
            </a:graphic>
          </wp:inline>
        </w:drawing>
      </w:r>
    </w:p>
    <w:p w14:paraId="5A6FFBFF" w14:textId="21F07E1E" w:rsidR="00610285" w:rsidRPr="00E304AB" w:rsidRDefault="00610285" w:rsidP="00535A23"/>
    <w:p w14:paraId="2C6084E5" w14:textId="77777777" w:rsidR="007C72AF" w:rsidRDefault="007C72AF" w:rsidP="00535A23">
      <w:pPr>
        <w:rPr>
          <w:color w:val="9BBB59" w:themeColor="accent3"/>
          <w:sz w:val="20"/>
          <w:szCs w:val="20"/>
        </w:rPr>
      </w:pPr>
    </w:p>
    <w:p w14:paraId="526562AF" w14:textId="481DA357" w:rsidR="00535A23" w:rsidRPr="007C72AF" w:rsidRDefault="007C72AF" w:rsidP="00535A23">
      <w:r w:rsidRPr="007C72AF">
        <w:t xml:space="preserve">Text: </w:t>
      </w:r>
    </w:p>
    <w:p w14:paraId="6825B378" w14:textId="77777777" w:rsidR="007C72AF" w:rsidRDefault="007C72AF" w:rsidP="00535A23">
      <w:pPr>
        <w:rPr>
          <w:rFonts w:ascii="Arial" w:hAnsi="Arial"/>
          <w:sz w:val="20"/>
          <w:szCs w:val="20"/>
        </w:rPr>
      </w:pPr>
    </w:p>
    <w:p w14:paraId="3FB0B968" w14:textId="79C5A092" w:rsidR="00E304AB" w:rsidRDefault="00E304AB" w:rsidP="00E304AB">
      <w:pPr>
        <w:pStyle w:val="NormalWeb"/>
        <w:spacing w:before="0" w:beforeAutospacing="0" w:after="0" w:afterAutospacing="0"/>
        <w:textAlignment w:val="baseline"/>
        <w:rPr>
          <w:rFonts w:ascii="Arial" w:hAnsi="Arial" w:cs="Arial"/>
          <w:i/>
        </w:rPr>
      </w:pPr>
      <w:r w:rsidRPr="007C72AF">
        <w:rPr>
          <w:rFonts w:ascii="Arial" w:hAnsi="Arial" w:cs="Arial"/>
          <w:i/>
        </w:rPr>
        <w:t xml:space="preserve"> “Phyo was mostly involved with the rowing portion of the program, and would come every week to the MIT D1 boathouse to help coach Achievers. His dedication and passion to helping Achievers reach their goals was inspirational. In this video </w:t>
      </w:r>
      <w:hyperlink r:id="rId13" w:anchor="at=0" w:history="1">
        <w:r w:rsidRPr="007C72AF">
          <w:rPr>
            <w:rStyle w:val="Hyperlink"/>
            <w:rFonts w:ascii="Arial" w:hAnsi="Arial" w:cs="Arial"/>
            <w:i/>
            <w:color w:val="auto"/>
          </w:rPr>
          <w:t>here</w:t>
        </w:r>
      </w:hyperlink>
      <w:r w:rsidRPr="007C72AF">
        <w:rPr>
          <w:rFonts w:ascii="Arial" w:hAnsi="Arial" w:cs="Arial"/>
          <w:i/>
        </w:rPr>
        <w:t xml:space="preserve"> (at 1:18s), you can see Phyo rowing alongside the Achievers as they strive to beat their Personal Record (PR) on the erg.”  </w:t>
      </w:r>
    </w:p>
    <w:p w14:paraId="1848E61E" w14:textId="77777777" w:rsidR="00E304AB" w:rsidRDefault="00E304AB" w:rsidP="007C72AF">
      <w:pPr>
        <w:pStyle w:val="NormalWeb"/>
        <w:spacing w:before="0" w:beforeAutospacing="0" w:after="0" w:afterAutospacing="0"/>
        <w:textAlignment w:val="baseline"/>
        <w:rPr>
          <w:rFonts w:ascii="Arial" w:hAnsi="Arial" w:cs="Arial"/>
          <w:i/>
        </w:rPr>
      </w:pPr>
    </w:p>
    <w:p w14:paraId="4D353FD4" w14:textId="25222409" w:rsidR="007C72AF" w:rsidRPr="007C72AF" w:rsidRDefault="007C72AF" w:rsidP="007C72AF">
      <w:pPr>
        <w:pStyle w:val="NormalWeb"/>
        <w:spacing w:before="0" w:beforeAutospacing="0" w:after="0" w:afterAutospacing="0"/>
        <w:jc w:val="right"/>
        <w:textAlignment w:val="baseline"/>
        <w:rPr>
          <w:rFonts w:ascii="Arial" w:hAnsi="Arial" w:cs="Arial"/>
          <w:i/>
        </w:rPr>
      </w:pPr>
      <w:r w:rsidRPr="007C72AF">
        <w:rPr>
          <w:rFonts w:ascii="Arial" w:hAnsi="Arial" w:cs="Arial"/>
          <w:i/>
        </w:rPr>
        <w:t>- Noam, Co-Founder of Amphibious Achievement</w:t>
      </w:r>
    </w:p>
    <w:p w14:paraId="7189E6BA" w14:textId="77777777" w:rsidR="00535A23" w:rsidRPr="007C72AF" w:rsidRDefault="00535A23">
      <w:pPr>
        <w:rPr>
          <w:rFonts w:ascii="Arial" w:hAnsi="Arial" w:cs="Arial"/>
          <w:sz w:val="20"/>
          <w:szCs w:val="20"/>
          <w:u w:val="double"/>
        </w:rPr>
      </w:pPr>
    </w:p>
    <w:p w14:paraId="17B0FD6B" w14:textId="11BA7011" w:rsidR="007C72AF" w:rsidRPr="007C72AF" w:rsidRDefault="00535A23" w:rsidP="007C72AF">
      <w:pPr>
        <w:rPr>
          <w:rFonts w:ascii="Arial" w:hAnsi="Arial" w:cs="Arial"/>
          <w:sz w:val="20"/>
          <w:szCs w:val="20"/>
        </w:rPr>
      </w:pPr>
      <w:r w:rsidRPr="007C72AF">
        <w:rPr>
          <w:rFonts w:ascii="Arial" w:hAnsi="Arial" w:cs="Arial"/>
          <w:sz w:val="20"/>
          <w:szCs w:val="20"/>
        </w:rPr>
        <w:t xml:space="preserve">The PN2K Memorial Foundation is partnering with MIT Amphibious Achievement, </w:t>
      </w:r>
      <w:r w:rsidR="00721624" w:rsidRPr="007C72AF">
        <w:rPr>
          <w:rFonts w:ascii="Arial" w:hAnsi="Arial" w:cs="Arial"/>
          <w:sz w:val="20"/>
          <w:szCs w:val="20"/>
        </w:rPr>
        <w:t xml:space="preserve">a dual athletic and academic mentorship program for urban youth </w:t>
      </w:r>
      <w:r w:rsidRPr="007C72AF">
        <w:rPr>
          <w:rFonts w:ascii="Arial" w:hAnsi="Arial" w:cs="Arial"/>
          <w:sz w:val="20"/>
          <w:szCs w:val="20"/>
        </w:rPr>
        <w:t xml:space="preserve">in Boston-Cambridge where students (called Achievers) </w:t>
      </w:r>
      <w:r w:rsidR="00721624" w:rsidRPr="007C72AF">
        <w:rPr>
          <w:rFonts w:ascii="Arial" w:hAnsi="Arial" w:cs="Arial"/>
          <w:sz w:val="20"/>
          <w:szCs w:val="20"/>
        </w:rPr>
        <w:t>better themselves through aquatic sports and college preparatory tutoring</w:t>
      </w:r>
      <w:r w:rsidRPr="007C72AF">
        <w:rPr>
          <w:rFonts w:ascii="Arial" w:hAnsi="Arial" w:cs="Arial"/>
          <w:sz w:val="20"/>
          <w:szCs w:val="20"/>
        </w:rPr>
        <w:t xml:space="preserve"> sessions at MIT. </w:t>
      </w:r>
      <w:r w:rsidR="00F422EA" w:rsidRPr="007C72AF">
        <w:rPr>
          <w:rFonts w:ascii="Arial" w:hAnsi="Arial" w:cs="Arial"/>
          <w:sz w:val="20"/>
          <w:szCs w:val="20"/>
        </w:rPr>
        <w:t xml:space="preserve">In the past two years, this annual event has been held in the Infinite Corridor, Lobby 10 – a very hard miss! </w:t>
      </w:r>
      <w:r w:rsidR="00F422EA">
        <w:rPr>
          <w:rFonts w:ascii="Arial" w:hAnsi="Arial" w:cs="Arial"/>
          <w:sz w:val="20"/>
          <w:szCs w:val="20"/>
        </w:rPr>
        <w:t xml:space="preserve">The location and date of the </w:t>
      </w:r>
      <w:r w:rsidR="007C72AF" w:rsidRPr="007C72AF">
        <w:rPr>
          <w:rFonts w:ascii="Arial" w:hAnsi="Arial" w:cs="Arial"/>
          <w:sz w:val="20"/>
          <w:szCs w:val="20"/>
        </w:rPr>
        <w:t>2013 MIT Amphibious Ach</w:t>
      </w:r>
      <w:r w:rsidR="0077535F">
        <w:rPr>
          <w:rFonts w:ascii="Arial" w:hAnsi="Arial" w:cs="Arial"/>
          <w:sz w:val="20"/>
          <w:szCs w:val="20"/>
        </w:rPr>
        <w:t>ievement Erg-a-Thon challenge are</w:t>
      </w:r>
      <w:r w:rsidR="00F422EA">
        <w:rPr>
          <w:rFonts w:ascii="Arial" w:hAnsi="Arial" w:cs="Arial"/>
          <w:sz w:val="20"/>
          <w:szCs w:val="20"/>
        </w:rPr>
        <w:t xml:space="preserve"> to be </w:t>
      </w:r>
      <w:r w:rsidR="009B3CB8">
        <w:rPr>
          <w:rFonts w:ascii="Arial" w:hAnsi="Arial" w:cs="Arial"/>
          <w:sz w:val="20"/>
          <w:szCs w:val="20"/>
        </w:rPr>
        <w:t>determined</w:t>
      </w:r>
      <w:r w:rsidR="007C72AF" w:rsidRPr="007C72AF">
        <w:rPr>
          <w:rFonts w:ascii="Arial" w:hAnsi="Arial" w:cs="Arial"/>
          <w:sz w:val="20"/>
          <w:szCs w:val="20"/>
        </w:rPr>
        <w:t xml:space="preserve">. </w:t>
      </w:r>
      <w:r w:rsidR="00F422EA">
        <w:rPr>
          <w:rFonts w:ascii="Arial" w:hAnsi="Arial" w:cs="Arial"/>
          <w:sz w:val="20"/>
          <w:szCs w:val="20"/>
        </w:rPr>
        <w:t>Don’t forget to j</w:t>
      </w:r>
      <w:r w:rsidR="007C72AF" w:rsidRPr="007C72AF">
        <w:rPr>
          <w:rFonts w:ascii="Arial" w:hAnsi="Arial" w:cs="Arial"/>
          <w:sz w:val="20"/>
          <w:szCs w:val="20"/>
        </w:rPr>
        <w:t>ump on</w:t>
      </w:r>
      <w:r w:rsidR="0077535F">
        <w:rPr>
          <w:rFonts w:ascii="Arial" w:hAnsi="Arial" w:cs="Arial"/>
          <w:sz w:val="20"/>
          <w:szCs w:val="20"/>
        </w:rPr>
        <w:t xml:space="preserve"> an erg and show off your stuff on the day</w:t>
      </w:r>
      <w:bookmarkStart w:id="3" w:name="_GoBack"/>
      <w:bookmarkEnd w:id="3"/>
      <w:r w:rsidR="0077535F">
        <w:rPr>
          <w:rFonts w:ascii="Arial" w:hAnsi="Arial" w:cs="Arial"/>
          <w:sz w:val="20"/>
          <w:szCs w:val="20"/>
        </w:rPr>
        <w:t>.</w:t>
      </w:r>
      <w:r w:rsidR="007C72AF" w:rsidRPr="007C72AF">
        <w:rPr>
          <w:rFonts w:ascii="Arial" w:hAnsi="Arial" w:cs="Arial"/>
          <w:sz w:val="20"/>
          <w:szCs w:val="20"/>
        </w:rPr>
        <w:t xml:space="preserve"> </w:t>
      </w:r>
    </w:p>
    <w:p w14:paraId="54E0037C" w14:textId="77777777" w:rsidR="007C72AF" w:rsidRPr="007C72AF" w:rsidRDefault="007C72AF" w:rsidP="007C72AF">
      <w:pPr>
        <w:pStyle w:val="NormalWeb"/>
        <w:spacing w:before="0" w:beforeAutospacing="0" w:after="0" w:afterAutospacing="0"/>
        <w:textAlignment w:val="baseline"/>
        <w:rPr>
          <w:rFonts w:ascii="Arial" w:hAnsi="Arial" w:cs="Arial"/>
        </w:rPr>
      </w:pPr>
    </w:p>
    <w:p w14:paraId="32907AC4" w14:textId="2103DAAE" w:rsidR="007C72AF" w:rsidRPr="007C72AF" w:rsidRDefault="007C72AF" w:rsidP="007C72AF">
      <w:pPr>
        <w:pStyle w:val="NormalWeb"/>
        <w:spacing w:before="0" w:beforeAutospacing="0" w:after="0" w:afterAutospacing="0"/>
        <w:textAlignment w:val="baseline"/>
        <w:rPr>
          <w:rFonts w:ascii="Arial" w:hAnsi="Arial" w:cs="Arial"/>
        </w:rPr>
      </w:pPr>
      <w:r w:rsidRPr="007C72AF">
        <w:rPr>
          <w:rFonts w:ascii="Arial" w:hAnsi="Arial" w:cs="Arial"/>
        </w:rPr>
        <w:t xml:space="preserve">PN2K and MIT Amphibious Achievement are collaborating on three main initiatives: </w:t>
      </w:r>
    </w:p>
    <w:p w14:paraId="6BC288B8" w14:textId="77777777" w:rsidR="007C72AF" w:rsidRPr="007C72AF" w:rsidRDefault="007C72AF" w:rsidP="007C72AF">
      <w:pPr>
        <w:pStyle w:val="NormalWeb"/>
        <w:spacing w:before="0" w:beforeAutospacing="0" w:after="0" w:afterAutospacing="0"/>
        <w:textAlignment w:val="baseline"/>
        <w:rPr>
          <w:rFonts w:ascii="Arial" w:hAnsi="Arial" w:cs="Arial"/>
        </w:rPr>
      </w:pPr>
    </w:p>
    <w:p w14:paraId="09AB3696" w14:textId="77777777" w:rsidR="007C72AF" w:rsidRPr="007C72AF" w:rsidRDefault="007C72AF" w:rsidP="007C72AF">
      <w:pPr>
        <w:rPr>
          <w:rFonts w:ascii="Arial" w:hAnsi="Arial" w:cs="Arial"/>
          <w:b/>
          <w:sz w:val="20"/>
          <w:szCs w:val="20"/>
        </w:rPr>
      </w:pPr>
      <w:r w:rsidRPr="007C72AF">
        <w:rPr>
          <w:rFonts w:ascii="Arial" w:hAnsi="Arial" w:cs="Arial"/>
          <w:b/>
          <w:sz w:val="20"/>
          <w:szCs w:val="20"/>
        </w:rPr>
        <w:t>Project 1: Amphibious Achievement Erg-a-Thon</w:t>
      </w:r>
    </w:p>
    <w:p w14:paraId="5BFC3FAE" w14:textId="77777777" w:rsidR="007C72AF" w:rsidRPr="007C72AF" w:rsidRDefault="007C72AF" w:rsidP="007C72AF">
      <w:pPr>
        <w:ind w:left="720"/>
        <w:rPr>
          <w:rFonts w:ascii="Arial" w:hAnsi="Arial" w:cs="Arial"/>
          <w:sz w:val="20"/>
          <w:szCs w:val="20"/>
        </w:rPr>
      </w:pPr>
    </w:p>
    <w:p w14:paraId="0B034A24" w14:textId="77777777" w:rsidR="007C72AF" w:rsidRPr="007C72AF" w:rsidRDefault="007C72AF" w:rsidP="007C72AF">
      <w:pPr>
        <w:ind w:left="720"/>
        <w:rPr>
          <w:rFonts w:ascii="Arial" w:hAnsi="Arial" w:cs="Arial"/>
          <w:color w:val="9BBB59" w:themeColor="accent3"/>
          <w:sz w:val="20"/>
          <w:szCs w:val="20"/>
        </w:rPr>
      </w:pPr>
      <w:r w:rsidRPr="007C72AF">
        <w:rPr>
          <w:rFonts w:ascii="Arial" w:hAnsi="Arial" w:cs="Arial"/>
          <w:sz w:val="20"/>
          <w:szCs w:val="20"/>
        </w:rPr>
        <w:t xml:space="preserve">Of funds raised, $500 will go towards The Phyo </w:t>
      </w:r>
      <w:proofErr w:type="spellStart"/>
      <w:r w:rsidRPr="007C72AF">
        <w:rPr>
          <w:rFonts w:ascii="Arial" w:hAnsi="Arial" w:cs="Arial"/>
          <w:sz w:val="20"/>
          <w:szCs w:val="20"/>
        </w:rPr>
        <w:t>Nyi</w:t>
      </w:r>
      <w:proofErr w:type="spellEnd"/>
      <w:r w:rsidRPr="007C72AF">
        <w:rPr>
          <w:rFonts w:ascii="Arial" w:hAnsi="Arial" w:cs="Arial"/>
          <w:sz w:val="20"/>
          <w:szCs w:val="20"/>
        </w:rPr>
        <w:t xml:space="preserve"> </w:t>
      </w:r>
      <w:proofErr w:type="spellStart"/>
      <w:r w:rsidRPr="007C72AF">
        <w:rPr>
          <w:rFonts w:ascii="Arial" w:hAnsi="Arial" w:cs="Arial"/>
          <w:sz w:val="20"/>
          <w:szCs w:val="20"/>
        </w:rPr>
        <w:t>Nyi</w:t>
      </w:r>
      <w:proofErr w:type="spellEnd"/>
      <w:r w:rsidRPr="007C72AF">
        <w:rPr>
          <w:rFonts w:ascii="Arial" w:hAnsi="Arial" w:cs="Arial"/>
          <w:sz w:val="20"/>
          <w:szCs w:val="20"/>
        </w:rPr>
        <w:t xml:space="preserve"> </w:t>
      </w:r>
      <w:proofErr w:type="spellStart"/>
      <w:r w:rsidRPr="007C72AF">
        <w:rPr>
          <w:rFonts w:ascii="Arial" w:hAnsi="Arial" w:cs="Arial"/>
          <w:sz w:val="20"/>
          <w:szCs w:val="20"/>
        </w:rPr>
        <w:t>Kyaw</w:t>
      </w:r>
      <w:proofErr w:type="spellEnd"/>
      <w:r w:rsidRPr="007C72AF">
        <w:rPr>
          <w:rFonts w:ascii="Arial" w:hAnsi="Arial" w:cs="Arial"/>
          <w:sz w:val="20"/>
          <w:szCs w:val="20"/>
        </w:rPr>
        <w:t xml:space="preserve"> Achievement Award, a joint scholarship award made possible by the efforts of MIT AA and PN2K, set up in memory of Phyo and awarded to a high-performing Achiever each year. This Achievement Award will fully fund the Achiever’s four years of participation in the AA program. </w:t>
      </w:r>
    </w:p>
    <w:p w14:paraId="7735034C" w14:textId="77777777" w:rsidR="007C72AF" w:rsidRPr="007C72AF" w:rsidRDefault="007C72AF" w:rsidP="007C72AF">
      <w:pPr>
        <w:rPr>
          <w:rFonts w:ascii="Arial" w:hAnsi="Arial" w:cs="Arial"/>
          <w:sz w:val="20"/>
          <w:szCs w:val="20"/>
        </w:rPr>
      </w:pPr>
    </w:p>
    <w:p w14:paraId="2570B467" w14:textId="0859C707" w:rsidR="007C72AF" w:rsidRPr="007C72AF" w:rsidRDefault="007C72AF" w:rsidP="007C72AF">
      <w:pPr>
        <w:rPr>
          <w:rFonts w:ascii="Arial" w:hAnsi="Arial" w:cs="Arial"/>
          <w:b/>
          <w:sz w:val="20"/>
          <w:szCs w:val="20"/>
        </w:rPr>
      </w:pPr>
      <w:r w:rsidRPr="007C72AF">
        <w:rPr>
          <w:rFonts w:ascii="Arial" w:hAnsi="Arial" w:cs="Arial"/>
          <w:b/>
          <w:sz w:val="20"/>
          <w:szCs w:val="20"/>
        </w:rPr>
        <w:t>Project 2: Mentorship Support</w:t>
      </w:r>
    </w:p>
    <w:p w14:paraId="6FC59521" w14:textId="77777777" w:rsidR="007C72AF" w:rsidRPr="007C72AF" w:rsidRDefault="007C72AF" w:rsidP="007C72AF">
      <w:pPr>
        <w:rPr>
          <w:rFonts w:ascii="Arial" w:hAnsi="Arial" w:cs="Arial"/>
          <w:color w:val="9BBB59" w:themeColor="accent3"/>
          <w:sz w:val="20"/>
          <w:szCs w:val="20"/>
        </w:rPr>
      </w:pPr>
    </w:p>
    <w:p w14:paraId="4ADF0763" w14:textId="77777777" w:rsidR="007C72AF" w:rsidRPr="007C72AF" w:rsidRDefault="007C72AF" w:rsidP="007C72AF">
      <w:pPr>
        <w:ind w:left="720"/>
        <w:rPr>
          <w:rFonts w:ascii="Arial" w:hAnsi="Arial" w:cs="Arial"/>
          <w:sz w:val="20"/>
          <w:szCs w:val="20"/>
        </w:rPr>
      </w:pPr>
      <w:r w:rsidRPr="007C72AF">
        <w:rPr>
          <w:rFonts w:ascii="Arial" w:hAnsi="Arial" w:cs="Arial"/>
          <w:sz w:val="20"/>
          <w:szCs w:val="20"/>
        </w:rPr>
        <w:t xml:space="preserve">PN2K will be working to develop a lifelong mentorship program for Achievers that will last beyond the four years they spend with MIT AA. This mentorship program will be open to Achievers who meet the writing eligibility criteria (a fun writing activity – more details on this to come later!) and apply for the Phyo </w:t>
      </w:r>
      <w:proofErr w:type="spellStart"/>
      <w:r w:rsidRPr="007C72AF">
        <w:rPr>
          <w:rFonts w:ascii="Arial" w:hAnsi="Arial" w:cs="Arial"/>
          <w:sz w:val="20"/>
          <w:szCs w:val="20"/>
        </w:rPr>
        <w:t>Nyi</w:t>
      </w:r>
      <w:proofErr w:type="spellEnd"/>
      <w:r w:rsidRPr="007C72AF">
        <w:rPr>
          <w:rFonts w:ascii="Arial" w:hAnsi="Arial" w:cs="Arial"/>
          <w:sz w:val="20"/>
          <w:szCs w:val="20"/>
        </w:rPr>
        <w:t xml:space="preserve"> </w:t>
      </w:r>
      <w:proofErr w:type="spellStart"/>
      <w:r w:rsidRPr="007C72AF">
        <w:rPr>
          <w:rFonts w:ascii="Arial" w:hAnsi="Arial" w:cs="Arial"/>
          <w:sz w:val="20"/>
          <w:szCs w:val="20"/>
        </w:rPr>
        <w:t>Nyi</w:t>
      </w:r>
      <w:proofErr w:type="spellEnd"/>
      <w:r w:rsidRPr="007C72AF">
        <w:rPr>
          <w:rFonts w:ascii="Arial" w:hAnsi="Arial" w:cs="Arial"/>
          <w:sz w:val="20"/>
          <w:szCs w:val="20"/>
        </w:rPr>
        <w:t xml:space="preserve"> </w:t>
      </w:r>
      <w:proofErr w:type="spellStart"/>
      <w:r w:rsidRPr="007C72AF">
        <w:rPr>
          <w:rFonts w:ascii="Arial" w:hAnsi="Arial" w:cs="Arial"/>
          <w:sz w:val="20"/>
          <w:szCs w:val="20"/>
        </w:rPr>
        <w:t>Kyaw</w:t>
      </w:r>
      <w:proofErr w:type="spellEnd"/>
      <w:r w:rsidRPr="007C72AF">
        <w:rPr>
          <w:rFonts w:ascii="Arial" w:hAnsi="Arial" w:cs="Arial"/>
          <w:sz w:val="20"/>
          <w:szCs w:val="20"/>
        </w:rPr>
        <w:t xml:space="preserve"> Achievement Award (see above). The mentorship program aspires to leverage existing networks of young professionals to create a supportive community that will help open doors of opportunities for Achievers, both in the form of college application support and internship opportunities. </w:t>
      </w:r>
    </w:p>
    <w:p w14:paraId="692B3781" w14:textId="77777777" w:rsidR="007C72AF" w:rsidRPr="007C72AF" w:rsidRDefault="007C72AF" w:rsidP="007C72AF">
      <w:pPr>
        <w:ind w:left="720"/>
        <w:rPr>
          <w:rFonts w:ascii="Arial" w:hAnsi="Arial" w:cs="Arial"/>
          <w:sz w:val="20"/>
          <w:szCs w:val="20"/>
        </w:rPr>
      </w:pPr>
    </w:p>
    <w:p w14:paraId="39FD4833" w14:textId="1E631B0C" w:rsidR="007C72AF" w:rsidRPr="007C72AF" w:rsidRDefault="007C72AF" w:rsidP="007C72AF">
      <w:pPr>
        <w:ind w:left="720"/>
        <w:rPr>
          <w:rFonts w:ascii="Arial" w:hAnsi="Arial" w:cs="Arial"/>
          <w:color w:val="9BBB59" w:themeColor="accent3"/>
          <w:sz w:val="20"/>
          <w:szCs w:val="20"/>
        </w:rPr>
      </w:pPr>
      <w:r w:rsidRPr="007C72AF">
        <w:rPr>
          <w:rFonts w:ascii="Arial" w:hAnsi="Arial" w:cs="Arial"/>
          <w:sz w:val="20"/>
          <w:szCs w:val="20"/>
        </w:rPr>
        <w:t>Want to be a mentor or want to nominate someone? Contact us</w:t>
      </w:r>
      <w:r>
        <w:rPr>
          <w:rFonts w:ascii="Arial" w:hAnsi="Arial" w:cs="Arial"/>
          <w:sz w:val="20"/>
          <w:szCs w:val="20"/>
        </w:rPr>
        <w:t xml:space="preserve"> at </w:t>
      </w:r>
      <w:hyperlink r:id="rId14" w:history="1">
        <w:r w:rsidRPr="00944139">
          <w:rPr>
            <w:rStyle w:val="Hyperlink"/>
            <w:rFonts w:ascii="Arial" w:hAnsi="Arial" w:cs="Arial"/>
            <w:sz w:val="20"/>
            <w:szCs w:val="20"/>
          </w:rPr>
          <w:t>pnnk-director@mit.edu</w:t>
        </w:r>
      </w:hyperlink>
      <w:r>
        <w:rPr>
          <w:rFonts w:ascii="Arial" w:hAnsi="Arial" w:cs="Arial"/>
          <w:sz w:val="20"/>
          <w:szCs w:val="20"/>
        </w:rPr>
        <w:t xml:space="preserve"> or visit our “Contact Us” page. </w:t>
      </w:r>
    </w:p>
    <w:p w14:paraId="7723CE40" w14:textId="77777777" w:rsidR="007C72AF" w:rsidRPr="007C72AF" w:rsidRDefault="007C72AF" w:rsidP="007C72AF">
      <w:pPr>
        <w:rPr>
          <w:rFonts w:ascii="Arial" w:hAnsi="Arial" w:cs="Arial"/>
          <w:color w:val="9BBB59" w:themeColor="accent3"/>
          <w:sz w:val="20"/>
          <w:szCs w:val="20"/>
        </w:rPr>
      </w:pPr>
    </w:p>
    <w:p w14:paraId="64DE91ED" w14:textId="3F7F10E0" w:rsidR="007C72AF" w:rsidRPr="007C72AF" w:rsidRDefault="007C72AF" w:rsidP="007C72AF">
      <w:pPr>
        <w:rPr>
          <w:rFonts w:ascii="Arial" w:hAnsi="Arial" w:cs="Arial"/>
          <w:b/>
          <w:sz w:val="20"/>
          <w:szCs w:val="20"/>
        </w:rPr>
      </w:pPr>
      <w:r w:rsidRPr="007C72AF">
        <w:rPr>
          <w:rFonts w:ascii="Arial" w:hAnsi="Arial" w:cs="Arial"/>
          <w:b/>
          <w:sz w:val="20"/>
          <w:szCs w:val="20"/>
        </w:rPr>
        <w:t>Project 3: Achiever’s blogs</w:t>
      </w:r>
    </w:p>
    <w:p w14:paraId="5E7F9249" w14:textId="77777777" w:rsidR="007C72AF" w:rsidRPr="007C72AF" w:rsidRDefault="007C72AF" w:rsidP="007C72AF">
      <w:pPr>
        <w:ind w:left="720"/>
        <w:rPr>
          <w:rFonts w:ascii="Arial" w:hAnsi="Arial" w:cs="Arial"/>
          <w:sz w:val="20"/>
          <w:szCs w:val="20"/>
        </w:rPr>
      </w:pPr>
    </w:p>
    <w:p w14:paraId="4249868B" w14:textId="33F8FE7F" w:rsidR="00475F07" w:rsidRPr="007C72AF" w:rsidRDefault="007C72AF" w:rsidP="007C72AF">
      <w:pPr>
        <w:ind w:left="720"/>
        <w:rPr>
          <w:rFonts w:ascii="Arial" w:hAnsi="Arial"/>
          <w:sz w:val="20"/>
          <w:szCs w:val="20"/>
        </w:rPr>
      </w:pPr>
      <w:r w:rsidRPr="007C72AF">
        <w:rPr>
          <w:rFonts w:ascii="Arial" w:hAnsi="Arial" w:cs="Arial"/>
          <w:sz w:val="20"/>
          <w:szCs w:val="20"/>
        </w:rPr>
        <w:t>Achievers will be engaged in fun, inspirational, comical, or whatever genre of storytelling through creative writing exercises through the PN2K platform. These activities, along with occasional writing tips provided by their AA and PN2K mentors, will allow them to strengthen their critical writing, a powerful skill to learn no matter what field. On a more personal l</w:t>
      </w:r>
      <w:r>
        <w:rPr>
          <w:rFonts w:ascii="Arial" w:hAnsi="Arial"/>
          <w:sz w:val="20"/>
          <w:szCs w:val="20"/>
        </w:rPr>
        <w:t xml:space="preserve">evel, the recipients of the Phyo </w:t>
      </w:r>
      <w:proofErr w:type="spellStart"/>
      <w:r>
        <w:rPr>
          <w:rFonts w:ascii="Arial" w:hAnsi="Arial"/>
          <w:sz w:val="20"/>
          <w:szCs w:val="20"/>
        </w:rPr>
        <w:t>Nyi</w:t>
      </w:r>
      <w:proofErr w:type="spellEnd"/>
      <w:r>
        <w:rPr>
          <w:rFonts w:ascii="Arial" w:hAnsi="Arial"/>
          <w:sz w:val="20"/>
          <w:szCs w:val="20"/>
        </w:rPr>
        <w:t xml:space="preserve"> </w:t>
      </w:r>
      <w:proofErr w:type="spellStart"/>
      <w:r>
        <w:rPr>
          <w:rFonts w:ascii="Arial" w:hAnsi="Arial"/>
          <w:sz w:val="20"/>
          <w:szCs w:val="20"/>
        </w:rPr>
        <w:t>Nyi</w:t>
      </w:r>
      <w:proofErr w:type="spellEnd"/>
      <w:r>
        <w:rPr>
          <w:rFonts w:ascii="Arial" w:hAnsi="Arial"/>
          <w:sz w:val="20"/>
          <w:szCs w:val="20"/>
        </w:rPr>
        <w:t xml:space="preserve"> </w:t>
      </w:r>
      <w:proofErr w:type="spellStart"/>
      <w:r>
        <w:rPr>
          <w:rFonts w:ascii="Arial" w:hAnsi="Arial"/>
          <w:sz w:val="20"/>
          <w:szCs w:val="20"/>
        </w:rPr>
        <w:t>Kyaw</w:t>
      </w:r>
      <w:proofErr w:type="spellEnd"/>
      <w:r>
        <w:rPr>
          <w:rFonts w:ascii="Arial" w:hAnsi="Arial"/>
          <w:sz w:val="20"/>
          <w:szCs w:val="20"/>
        </w:rPr>
        <w:t xml:space="preserve"> Achievement Award will be featured on our website – We hope their life blogs on </w:t>
      </w:r>
      <w:r w:rsidRPr="009B30E5">
        <w:rPr>
          <w:rFonts w:ascii="Arial" w:hAnsi="Arial"/>
          <w:sz w:val="20"/>
          <w:szCs w:val="20"/>
        </w:rPr>
        <w:t>over</w:t>
      </w:r>
      <w:r>
        <w:rPr>
          <w:rFonts w:ascii="Arial" w:hAnsi="Arial"/>
          <w:sz w:val="20"/>
          <w:szCs w:val="20"/>
        </w:rPr>
        <w:t xml:space="preserve">coming challenges will inspire others to follow. </w:t>
      </w:r>
    </w:p>
    <w:p w14:paraId="3FD3F06C" w14:textId="77777777" w:rsidR="00475F07" w:rsidRDefault="00475F07" w:rsidP="00475F07">
      <w:pPr>
        <w:rPr>
          <w:rFonts w:ascii="Arial" w:hAnsi="Arial"/>
          <w:sz w:val="20"/>
          <w:szCs w:val="20"/>
        </w:rPr>
      </w:pPr>
    </w:p>
    <w:p w14:paraId="40BB2811" w14:textId="010C7B0D" w:rsidR="00475F07" w:rsidRPr="00721624" w:rsidRDefault="007C72AF" w:rsidP="00475F07">
      <w:pPr>
        <w:rPr>
          <w:rFonts w:ascii="Arial" w:hAnsi="Arial"/>
          <w:sz w:val="20"/>
          <w:szCs w:val="20"/>
        </w:rPr>
      </w:pPr>
      <w:r>
        <w:rPr>
          <w:rFonts w:ascii="Arial" w:hAnsi="Arial"/>
          <w:sz w:val="20"/>
          <w:szCs w:val="20"/>
        </w:rPr>
        <w:t xml:space="preserve">Check out the Amphibious Achievement website for more information and updates: </w:t>
      </w:r>
    </w:p>
    <w:p w14:paraId="403C3B4F" w14:textId="15581118" w:rsidR="00721624" w:rsidRDefault="00F422EA">
      <w:pPr>
        <w:rPr>
          <w:rFonts w:ascii="Arial" w:hAnsi="Arial"/>
          <w:sz w:val="20"/>
          <w:szCs w:val="20"/>
        </w:rPr>
      </w:pPr>
      <w:hyperlink r:id="rId15" w:history="1">
        <w:r w:rsidR="00475F07" w:rsidRPr="00B629A8">
          <w:rPr>
            <w:rStyle w:val="Hyperlink"/>
            <w:rFonts w:ascii="Arial" w:hAnsi="Arial"/>
            <w:sz w:val="20"/>
            <w:szCs w:val="20"/>
          </w:rPr>
          <w:t>http://amphibious.mit.edu/</w:t>
        </w:r>
      </w:hyperlink>
    </w:p>
    <w:p w14:paraId="0DE7BAD6" w14:textId="77777777" w:rsidR="00171AFE" w:rsidRDefault="00171AFE">
      <w:pPr>
        <w:rPr>
          <w:rFonts w:ascii="Arial" w:eastAsia="Times New Roman" w:hAnsi="Arial" w:cs="Times New Roman"/>
          <w:color w:val="000000"/>
          <w:sz w:val="20"/>
          <w:szCs w:val="20"/>
        </w:rPr>
      </w:pPr>
    </w:p>
    <w:p w14:paraId="53CA7A8E" w14:textId="0752DA9F" w:rsidR="00171AFE" w:rsidRPr="00E304AB" w:rsidRDefault="007C72AF">
      <w:r>
        <w:t xml:space="preserve">Video: </w:t>
      </w:r>
    </w:p>
    <w:p w14:paraId="1691E5B0" w14:textId="77777777" w:rsidR="007C72AF" w:rsidRDefault="007C72AF">
      <w:pPr>
        <w:rPr>
          <w:rFonts w:ascii="Arial" w:eastAsia="Times New Roman" w:hAnsi="Arial" w:cs="Times New Roman"/>
          <w:color w:val="000000"/>
          <w:sz w:val="20"/>
          <w:szCs w:val="20"/>
        </w:rPr>
      </w:pPr>
    </w:p>
    <w:p w14:paraId="76254EAD" w14:textId="13843011" w:rsidR="007C72AF" w:rsidRDefault="007C72AF" w:rsidP="004762ED">
      <w:r w:rsidRPr="004762ED">
        <w:t xml:space="preserve">Comment for Amphibious Achievement Partnership section: </w:t>
      </w:r>
    </w:p>
    <w:p w14:paraId="3B3C4DDF" w14:textId="77777777" w:rsidR="004762ED" w:rsidRPr="004762ED" w:rsidRDefault="004762ED" w:rsidP="004762ED"/>
    <w:p w14:paraId="4987345B" w14:textId="6D4A1CEF" w:rsidR="007C72AF" w:rsidRDefault="007C72AF" w:rsidP="007C72AF">
      <w:pPr>
        <w:pStyle w:val="NormalWeb"/>
        <w:numPr>
          <w:ilvl w:val="0"/>
          <w:numId w:val="8"/>
        </w:numPr>
        <w:spacing w:before="0" w:beforeAutospacing="0" w:after="0" w:afterAutospacing="0"/>
        <w:textAlignment w:val="baseline"/>
        <w:rPr>
          <w:rFonts w:ascii="Arial" w:eastAsia="Times New Roman" w:hAnsi="Arial"/>
        </w:rPr>
      </w:pPr>
      <w:r>
        <w:rPr>
          <w:rFonts w:ascii="Arial" w:eastAsia="Times New Roman" w:hAnsi="Arial"/>
        </w:rPr>
        <w:t>If possible, I am imagining something that separates the three section</w:t>
      </w:r>
      <w:r w:rsidR="00795736">
        <w:rPr>
          <w:rFonts w:ascii="Arial" w:eastAsia="Times New Roman" w:hAnsi="Arial"/>
        </w:rPr>
        <w:t>s</w:t>
      </w:r>
      <w:r>
        <w:rPr>
          <w:rFonts w:ascii="Arial" w:eastAsia="Times New Roman" w:hAnsi="Arial"/>
        </w:rPr>
        <w:t xml:space="preserve"> from each other clearly so it’s not one long paragraph of boring text. For example, three separate sections, one each on the erg-a-thon, the mentorship support, and the blogging. </w:t>
      </w:r>
    </w:p>
    <w:p w14:paraId="0278127B" w14:textId="77777777" w:rsidR="007C72AF" w:rsidRPr="007C72AF" w:rsidRDefault="007C72AF" w:rsidP="007C72AF">
      <w:pPr>
        <w:pStyle w:val="NormalWeb"/>
        <w:numPr>
          <w:ilvl w:val="0"/>
          <w:numId w:val="8"/>
        </w:numPr>
        <w:spacing w:before="0" w:beforeAutospacing="0" w:after="0" w:afterAutospacing="0"/>
        <w:textAlignment w:val="baseline"/>
        <w:rPr>
          <w:rFonts w:ascii="Arial" w:eastAsia="Times New Roman" w:hAnsi="Arial"/>
        </w:rPr>
      </w:pPr>
      <w:r w:rsidRPr="007C72AF">
        <w:rPr>
          <w:rFonts w:ascii="Arial" w:hAnsi="Arial"/>
        </w:rPr>
        <w:t xml:space="preserve">We don’t have this yet, but eventually, provide a link to “Check out the Achievers’ blogs” </w:t>
      </w:r>
    </w:p>
    <w:p w14:paraId="78CB2E7C" w14:textId="77777777" w:rsidR="004762ED" w:rsidRPr="004762ED" w:rsidRDefault="007C72AF" w:rsidP="004762ED">
      <w:pPr>
        <w:pStyle w:val="NormalWeb"/>
        <w:numPr>
          <w:ilvl w:val="0"/>
          <w:numId w:val="8"/>
        </w:numPr>
        <w:spacing w:before="0" w:beforeAutospacing="0" w:after="0" w:afterAutospacing="0"/>
        <w:textAlignment w:val="baseline"/>
        <w:rPr>
          <w:rFonts w:ascii="Arial" w:eastAsia="Times New Roman" w:hAnsi="Arial"/>
        </w:rPr>
      </w:pPr>
      <w:r w:rsidRPr="007C72AF">
        <w:rPr>
          <w:rFonts w:ascii="Arial" w:hAnsi="Arial"/>
        </w:rPr>
        <w:t xml:space="preserve">More info to add as we receive news. </w:t>
      </w:r>
    </w:p>
    <w:p w14:paraId="755E3F94" w14:textId="25C33DD7" w:rsidR="00E304AB" w:rsidRPr="000E4B1E" w:rsidRDefault="00E304AB" w:rsidP="004762ED">
      <w:pPr>
        <w:pStyle w:val="NormalWeb"/>
        <w:numPr>
          <w:ilvl w:val="0"/>
          <w:numId w:val="8"/>
        </w:numPr>
        <w:spacing w:before="0" w:beforeAutospacing="0" w:after="0" w:afterAutospacing="0"/>
        <w:textAlignment w:val="baseline"/>
        <w:rPr>
          <w:rFonts w:ascii="Arial" w:eastAsia="Times New Roman" w:hAnsi="Arial"/>
        </w:rPr>
      </w:pPr>
      <w:r w:rsidRPr="004762ED">
        <w:rPr>
          <w:rFonts w:ascii="Arial" w:hAnsi="Arial" w:cs="Arial"/>
        </w:rPr>
        <w:t xml:space="preserve">The </w:t>
      </w:r>
      <w:proofErr w:type="spellStart"/>
      <w:r w:rsidRPr="004762ED">
        <w:rPr>
          <w:rFonts w:ascii="Arial" w:hAnsi="Arial" w:cs="Arial"/>
        </w:rPr>
        <w:t>erging</w:t>
      </w:r>
      <w:proofErr w:type="spellEnd"/>
      <w:r w:rsidRPr="004762ED">
        <w:rPr>
          <w:rFonts w:ascii="Arial" w:hAnsi="Arial" w:cs="Arial"/>
        </w:rPr>
        <w:t xml:space="preserve"> video link URL is</w:t>
      </w:r>
      <w:r w:rsidRPr="004762ED">
        <w:rPr>
          <w:rFonts w:ascii="Arial" w:hAnsi="Arial" w:cs="Arial"/>
          <w:color w:val="9BBB59" w:themeColor="accent3"/>
        </w:rPr>
        <w:t xml:space="preserve"> </w:t>
      </w:r>
      <w:hyperlink r:id="rId16" w:anchor="at=0" w:history="1">
        <w:r w:rsidRPr="004762ED">
          <w:rPr>
            <w:rStyle w:val="Hyperlink"/>
            <w:rFonts w:ascii="Arial" w:hAnsi="Arial" w:cs="Arial"/>
          </w:rPr>
          <w:t>http://vimeo.com/42035580#at=0</w:t>
        </w:r>
      </w:hyperlink>
      <w:r w:rsidRPr="004762ED">
        <w:rPr>
          <w:rFonts w:ascii="Arial" w:hAnsi="Arial" w:cs="Arial"/>
          <w:color w:val="9BBB59" w:themeColor="accent3"/>
        </w:rPr>
        <w:t xml:space="preserve"> </w:t>
      </w:r>
    </w:p>
    <w:p w14:paraId="0223B7B4" w14:textId="2F4B320F" w:rsidR="000E4B1E" w:rsidRDefault="000E4B1E" w:rsidP="004762ED">
      <w:pPr>
        <w:pStyle w:val="NormalWeb"/>
        <w:numPr>
          <w:ilvl w:val="0"/>
          <w:numId w:val="8"/>
        </w:numPr>
        <w:spacing w:before="0" w:beforeAutospacing="0" w:after="0" w:afterAutospacing="0"/>
        <w:textAlignment w:val="baseline"/>
        <w:rPr>
          <w:ins w:id="4" w:author="Ye Yao" w:date="2013-08-13T08:22:00Z"/>
          <w:rFonts w:ascii="Arial" w:eastAsia="Times New Roman" w:hAnsi="Arial"/>
        </w:rPr>
      </w:pPr>
      <w:ins w:id="5" w:author="Mercado Carmel" w:date="2013-08-13T08:01:00Z">
        <w:r>
          <w:rPr>
            <w:rFonts w:ascii="Arial" w:eastAsia="Times New Roman" w:hAnsi="Arial"/>
          </w:rPr>
          <w:t>Excellent! Would just check with AA that we can use their photos.</w:t>
        </w:r>
      </w:ins>
    </w:p>
    <w:p w14:paraId="344D45C0" w14:textId="3AB48632" w:rsidR="00F70090" w:rsidRPr="004762ED" w:rsidRDefault="00F70090">
      <w:pPr>
        <w:pStyle w:val="NormalWeb"/>
        <w:numPr>
          <w:ilvl w:val="1"/>
          <w:numId w:val="8"/>
        </w:numPr>
        <w:spacing w:before="0" w:beforeAutospacing="0" w:after="0" w:afterAutospacing="0"/>
        <w:textAlignment w:val="baseline"/>
        <w:rPr>
          <w:rFonts w:ascii="Arial" w:eastAsia="Times New Roman" w:hAnsi="Arial"/>
        </w:rPr>
        <w:pPrChange w:id="6" w:author="Ye Yao" w:date="2013-08-13T08:22:00Z">
          <w:pPr>
            <w:pStyle w:val="NormalWeb"/>
            <w:numPr>
              <w:numId w:val="8"/>
            </w:numPr>
            <w:spacing w:before="0" w:beforeAutospacing="0" w:after="0" w:afterAutospacing="0"/>
            <w:ind w:left="360" w:hanging="360"/>
            <w:textAlignment w:val="baseline"/>
          </w:pPr>
        </w:pPrChange>
      </w:pPr>
      <w:ins w:id="7" w:author="Ye Yao" w:date="2013-08-13T08:22:00Z">
        <w:r>
          <w:rPr>
            <w:rFonts w:ascii="Arial" w:eastAsia="Times New Roman" w:hAnsi="Arial"/>
          </w:rPr>
          <w:t>Sent out an email.</w:t>
        </w:r>
      </w:ins>
    </w:p>
    <w:p w14:paraId="1099BFC2" w14:textId="77777777" w:rsidR="00E304AB" w:rsidRPr="007C72AF" w:rsidRDefault="00E304AB" w:rsidP="00E304AB">
      <w:pPr>
        <w:pStyle w:val="NormalWeb"/>
        <w:spacing w:before="0" w:beforeAutospacing="0" w:after="0" w:afterAutospacing="0"/>
        <w:textAlignment w:val="baseline"/>
        <w:rPr>
          <w:rFonts w:ascii="Arial" w:eastAsia="Times New Roman" w:hAnsi="Arial"/>
        </w:rPr>
      </w:pPr>
    </w:p>
    <w:sectPr w:rsidR="00E304AB" w:rsidRPr="007C72AF" w:rsidSect="00D96BE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75FF4"/>
    <w:multiLevelType w:val="hybridMultilevel"/>
    <w:tmpl w:val="5A2230F8"/>
    <w:lvl w:ilvl="0" w:tplc="F82420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EA75DB"/>
    <w:multiLevelType w:val="multilevel"/>
    <w:tmpl w:val="4DF4D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6656C"/>
    <w:multiLevelType w:val="hybridMultilevel"/>
    <w:tmpl w:val="842AA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0335E5"/>
    <w:multiLevelType w:val="multilevel"/>
    <w:tmpl w:val="82E4F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D13B3C"/>
    <w:multiLevelType w:val="multilevel"/>
    <w:tmpl w:val="3482C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F87035"/>
    <w:multiLevelType w:val="hybridMultilevel"/>
    <w:tmpl w:val="B6B015BE"/>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82FA3"/>
    <w:multiLevelType w:val="hybridMultilevel"/>
    <w:tmpl w:val="5A2230F8"/>
    <w:lvl w:ilvl="0" w:tplc="F82420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A837146"/>
    <w:multiLevelType w:val="hybridMultilevel"/>
    <w:tmpl w:val="D7AA3B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lvlOverride w:ilvl="4">
      <w:lvl w:ilvl="4">
        <w:numFmt w:val="bullet"/>
        <w:lvlText w:val="o"/>
        <w:lvlJc w:val="left"/>
        <w:pPr>
          <w:tabs>
            <w:tab w:val="num" w:pos="3240"/>
          </w:tabs>
          <w:ind w:left="3240" w:hanging="360"/>
        </w:pPr>
        <w:rPr>
          <w:rFonts w:ascii="Courier New" w:hAnsi="Courier New" w:hint="default"/>
          <w:sz w:val="20"/>
        </w:rPr>
      </w:lvl>
    </w:lvlOverride>
  </w:num>
  <w:num w:numId="2">
    <w:abstractNumId w:val="2"/>
  </w:num>
  <w:num w:numId="3">
    <w:abstractNumId w:val="0"/>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624"/>
    <w:rsid w:val="000E4B1E"/>
    <w:rsid w:val="00171AFE"/>
    <w:rsid w:val="002615FF"/>
    <w:rsid w:val="003F5657"/>
    <w:rsid w:val="00455AE7"/>
    <w:rsid w:val="00475F07"/>
    <w:rsid w:val="004762ED"/>
    <w:rsid w:val="00535A23"/>
    <w:rsid w:val="00610285"/>
    <w:rsid w:val="00721624"/>
    <w:rsid w:val="0077535F"/>
    <w:rsid w:val="00795736"/>
    <w:rsid w:val="007C72AF"/>
    <w:rsid w:val="009B30E5"/>
    <w:rsid w:val="009B3CB8"/>
    <w:rsid w:val="00B45430"/>
    <w:rsid w:val="00BE1CB7"/>
    <w:rsid w:val="00C81C08"/>
    <w:rsid w:val="00D96BE3"/>
    <w:rsid w:val="00E304AB"/>
    <w:rsid w:val="00F422EA"/>
    <w:rsid w:val="00F70090"/>
    <w:rsid w:val="00F755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6590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1624"/>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21624"/>
    <w:pPr>
      <w:ind w:left="720"/>
      <w:contextualSpacing/>
    </w:pPr>
  </w:style>
  <w:style w:type="character" w:styleId="Hyperlink">
    <w:name w:val="Hyperlink"/>
    <w:basedOn w:val="DefaultParagraphFont"/>
    <w:uiPriority w:val="99"/>
    <w:unhideWhenUsed/>
    <w:rsid w:val="00721624"/>
    <w:rPr>
      <w:color w:val="0000FF" w:themeColor="hyperlink"/>
      <w:u w:val="single"/>
    </w:rPr>
  </w:style>
  <w:style w:type="paragraph" w:styleId="BalloonText">
    <w:name w:val="Balloon Text"/>
    <w:basedOn w:val="Normal"/>
    <w:link w:val="BalloonTextChar"/>
    <w:uiPriority w:val="99"/>
    <w:semiHidden/>
    <w:unhideWhenUsed/>
    <w:rsid w:val="007216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1624"/>
    <w:rPr>
      <w:rFonts w:ascii="Lucida Grande" w:hAnsi="Lucida Grande" w:cs="Lucida Grande"/>
      <w:sz w:val="18"/>
      <w:szCs w:val="18"/>
    </w:rPr>
  </w:style>
  <w:style w:type="character" w:styleId="FollowedHyperlink">
    <w:name w:val="FollowedHyperlink"/>
    <w:basedOn w:val="DefaultParagraphFont"/>
    <w:uiPriority w:val="99"/>
    <w:semiHidden/>
    <w:unhideWhenUsed/>
    <w:rsid w:val="00171AF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1624"/>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21624"/>
    <w:pPr>
      <w:ind w:left="720"/>
      <w:contextualSpacing/>
    </w:pPr>
  </w:style>
  <w:style w:type="character" w:styleId="Hyperlink">
    <w:name w:val="Hyperlink"/>
    <w:basedOn w:val="DefaultParagraphFont"/>
    <w:uiPriority w:val="99"/>
    <w:unhideWhenUsed/>
    <w:rsid w:val="00721624"/>
    <w:rPr>
      <w:color w:val="0000FF" w:themeColor="hyperlink"/>
      <w:u w:val="single"/>
    </w:rPr>
  </w:style>
  <w:style w:type="paragraph" w:styleId="BalloonText">
    <w:name w:val="Balloon Text"/>
    <w:basedOn w:val="Normal"/>
    <w:link w:val="BalloonTextChar"/>
    <w:uiPriority w:val="99"/>
    <w:semiHidden/>
    <w:unhideWhenUsed/>
    <w:rsid w:val="007216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1624"/>
    <w:rPr>
      <w:rFonts w:ascii="Lucida Grande" w:hAnsi="Lucida Grande" w:cs="Lucida Grande"/>
      <w:sz w:val="18"/>
      <w:szCs w:val="18"/>
    </w:rPr>
  </w:style>
  <w:style w:type="character" w:styleId="FollowedHyperlink">
    <w:name w:val="FollowedHyperlink"/>
    <w:basedOn w:val="DefaultParagraphFont"/>
    <w:uiPriority w:val="99"/>
    <w:semiHidden/>
    <w:unhideWhenUsed/>
    <w:rsid w:val="00171A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03854">
      <w:bodyDiv w:val="1"/>
      <w:marLeft w:val="0"/>
      <w:marRight w:val="0"/>
      <w:marTop w:val="0"/>
      <w:marBottom w:val="0"/>
      <w:divBdr>
        <w:top w:val="none" w:sz="0" w:space="0" w:color="auto"/>
        <w:left w:val="none" w:sz="0" w:space="0" w:color="auto"/>
        <w:bottom w:val="none" w:sz="0" w:space="0" w:color="auto"/>
        <w:right w:val="none" w:sz="0" w:space="0" w:color="auto"/>
      </w:divBdr>
    </w:div>
    <w:div w:id="1532108269">
      <w:bodyDiv w:val="1"/>
      <w:marLeft w:val="0"/>
      <w:marRight w:val="0"/>
      <w:marTop w:val="0"/>
      <w:marBottom w:val="0"/>
      <w:divBdr>
        <w:top w:val="none" w:sz="0" w:space="0" w:color="auto"/>
        <w:left w:val="none" w:sz="0" w:space="0" w:color="auto"/>
        <w:bottom w:val="none" w:sz="0" w:space="0" w:color="auto"/>
        <w:right w:val="none" w:sz="0" w:space="0" w:color="auto"/>
      </w:divBdr>
    </w:div>
    <w:div w:id="1562864356">
      <w:bodyDiv w:val="1"/>
      <w:marLeft w:val="0"/>
      <w:marRight w:val="0"/>
      <w:marTop w:val="0"/>
      <w:marBottom w:val="0"/>
      <w:divBdr>
        <w:top w:val="none" w:sz="0" w:space="0" w:color="auto"/>
        <w:left w:val="none" w:sz="0" w:space="0" w:color="auto"/>
        <w:bottom w:val="none" w:sz="0" w:space="0" w:color="auto"/>
        <w:right w:val="none" w:sz="0" w:space="0" w:color="auto"/>
      </w:divBdr>
    </w:div>
    <w:div w:id="20714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vimeo.com/42035580" TargetMode="External"/><Relationship Id="rId14" Type="http://schemas.openxmlformats.org/officeDocument/2006/relationships/hyperlink" Target="mailto:pnnk-director@mit.edu" TargetMode="External"/><Relationship Id="rId15" Type="http://schemas.openxmlformats.org/officeDocument/2006/relationships/hyperlink" Target="http://amphibious.mit.edu/" TargetMode="External"/><Relationship Id="rId16" Type="http://schemas.openxmlformats.org/officeDocument/2006/relationships/hyperlink" Target="http://vimeo.com/42035580"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C378808B-810B-984F-943D-1A98772C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Pages>
  <Words>572</Words>
  <Characters>3267</Characters>
  <Application>Microsoft Macintosh Word</Application>
  <DocSecurity>0</DocSecurity>
  <Lines>27</Lines>
  <Paragraphs>7</Paragraphs>
  <ScaleCrop>false</ScaleCrop>
  <Company>MIT</Company>
  <LinksUpToDate>false</LinksUpToDate>
  <CharactersWithSpaces>3832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Yao</dc:creator>
  <cp:keywords/>
  <dc:description/>
  <cp:lastModifiedBy>Ye Yao</cp:lastModifiedBy>
  <cp:revision>14</cp:revision>
  <dcterms:created xsi:type="dcterms:W3CDTF">2013-08-12T03:24:00Z</dcterms:created>
  <dcterms:modified xsi:type="dcterms:W3CDTF">2013-08-14T14:58:00Z</dcterms:modified>
</cp:coreProperties>
</file>